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before="0" w:line="331.2" w:lineRule="auto"/>
        <w:jc w:val="center"/>
        <w:rPr>
          <w:sz w:val="48"/>
          <w:szCs w:val="48"/>
        </w:rPr>
      </w:pPr>
      <w:r w:rsidDel="00000000" w:rsidR="00000000" w:rsidRPr="00000000">
        <w:rPr>
          <w:sz w:val="48"/>
          <w:szCs w:val="48"/>
          <w:rtl w:val="0"/>
        </w:rPr>
        <w:t xml:space="preserve"> EndStream</w:t>
      </w:r>
    </w:p>
    <w:p w:rsidR="00000000" w:rsidDel="00000000" w:rsidP="00000000" w:rsidRDefault="00000000" w:rsidRPr="00000000" w14:paraId="00000002">
      <w:pPr>
        <w:pageBreakBefore w:val="0"/>
        <w:spacing w:after="0" w:before="0" w:line="331.2" w:lineRule="auto"/>
        <w:jc w:val="both"/>
        <w:rPr>
          <w:sz w:val="48"/>
          <w:szCs w:val="48"/>
        </w:rPr>
      </w:pPr>
      <w:r w:rsidDel="00000000" w:rsidR="00000000" w:rsidRPr="00000000">
        <w:rPr>
          <w:sz w:val="48"/>
          <w:szCs w:val="48"/>
        </w:rPr>
        <w:drawing>
          <wp:inline distB="114300" distT="114300" distL="114300" distR="114300">
            <wp:extent cx="5943600" cy="49149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after="0" w:before="0" w:line="331.2" w:lineRule="auto"/>
        <w:jc w:val="both"/>
        <w:rPr>
          <w:sz w:val="48"/>
          <w:szCs w:val="48"/>
        </w:rPr>
      </w:pPr>
      <w:r w:rsidDel="00000000" w:rsidR="00000000" w:rsidRPr="00000000">
        <w:rPr>
          <w:rtl w:val="0"/>
        </w:rPr>
      </w:r>
    </w:p>
    <w:p w:rsidR="00000000" w:rsidDel="00000000" w:rsidP="00000000" w:rsidRDefault="00000000" w:rsidRPr="00000000" w14:paraId="00000004">
      <w:pPr>
        <w:pageBreakBefore w:val="0"/>
        <w:spacing w:after="0" w:before="0" w:line="331.2" w:lineRule="auto"/>
        <w:jc w:val="both"/>
        <w:rPr>
          <w:sz w:val="48"/>
          <w:szCs w:val="48"/>
        </w:rPr>
      </w:pPr>
      <w:r w:rsidDel="00000000" w:rsidR="00000000" w:rsidRPr="00000000">
        <w:rPr>
          <w:rtl w:val="0"/>
        </w:rPr>
      </w:r>
    </w:p>
    <w:p w:rsidR="00000000" w:rsidDel="00000000" w:rsidP="00000000" w:rsidRDefault="00000000" w:rsidRPr="00000000" w14:paraId="00000005">
      <w:pPr>
        <w:pageBreakBefore w:val="0"/>
        <w:spacing w:after="0" w:before="0" w:line="331.2" w:lineRule="auto"/>
        <w:jc w:val="both"/>
        <w:rPr>
          <w:sz w:val="48"/>
          <w:szCs w:val="48"/>
        </w:rPr>
      </w:pPr>
      <w:r w:rsidDel="00000000" w:rsidR="00000000" w:rsidRPr="00000000">
        <w:rPr>
          <w:rtl w:val="0"/>
        </w:rPr>
      </w:r>
    </w:p>
    <w:p w:rsidR="00000000" w:rsidDel="00000000" w:rsidP="00000000" w:rsidRDefault="00000000" w:rsidRPr="00000000" w14:paraId="00000006">
      <w:pPr>
        <w:pageBreakBefore w:val="0"/>
        <w:spacing w:after="0" w:before="0" w:line="331.2" w:lineRule="auto"/>
        <w:jc w:val="both"/>
        <w:rPr>
          <w:sz w:val="48"/>
          <w:szCs w:val="48"/>
        </w:rPr>
      </w:pPr>
      <w:r w:rsidDel="00000000" w:rsidR="00000000" w:rsidRPr="00000000">
        <w:rPr>
          <w:rtl w:val="0"/>
        </w:rPr>
      </w:r>
    </w:p>
    <w:p w:rsidR="00000000" w:rsidDel="00000000" w:rsidP="00000000" w:rsidRDefault="00000000" w:rsidRPr="00000000" w14:paraId="00000007">
      <w:pPr>
        <w:pageBreakBefore w:val="0"/>
        <w:spacing w:after="0" w:before="0" w:line="331.2" w:lineRule="auto"/>
        <w:jc w:val="both"/>
        <w:rPr>
          <w:sz w:val="48"/>
          <w:szCs w:val="48"/>
        </w:rPr>
      </w:pPr>
      <w:r w:rsidDel="00000000" w:rsidR="00000000" w:rsidRPr="00000000">
        <w:rPr>
          <w:rtl w:val="0"/>
        </w:rPr>
      </w:r>
    </w:p>
    <w:p w:rsidR="00000000" w:rsidDel="00000000" w:rsidP="00000000" w:rsidRDefault="00000000" w:rsidRPr="00000000" w14:paraId="00000008">
      <w:pPr>
        <w:pageBreakBefore w:val="0"/>
        <w:spacing w:after="0" w:before="0" w:line="331.2" w:lineRule="auto"/>
        <w:jc w:val="both"/>
        <w:rPr>
          <w:b w:val="1"/>
          <w:sz w:val="32"/>
          <w:szCs w:val="32"/>
        </w:rPr>
      </w:pPr>
      <w:r w:rsidDel="00000000" w:rsidR="00000000" w:rsidRPr="00000000">
        <w:rPr>
          <w:b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6ldxlmyg5z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Overview</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9v2rgbvrsm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Key Points</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ui5u6i58w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Introduction</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egs5ixb9za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The Setting</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2245ioqxk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 Game Flow</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4k7vn4ri10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 Lore Remarks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ufgcyfe3xz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 Key Metrics &amp; Characters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ybp1430vmr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2.6. Visual Style</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ugjdl6jokh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Gameplay</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206nuwxqzn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Player</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e6mvvrqped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Board</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kc2kui5jd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3.2.1. Stream</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qm47d797yz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3.2.2. Century</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0ho5jpebjl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Cards</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tvqvt58del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3.2.1. Controller Cards</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38xk2k2z9p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3.2.2. Operator Cards</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14sb72gsxg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3.2.3. Gear Cards</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rvxfauxk9z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3.2.4. Turnpoint Cards</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wktw96nwg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 Movement</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7bk3z9hkp0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3.5. Resource Management</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7gtpin0kx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3.5. Damage Calculation</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9rnv4lm49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3.6. Abilities</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p6cqkac09s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3.7. Turn Flow</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color w:val="1155cc"/>
              <w:u w:val="single"/>
            </w:rPr>
          </w:pPr>
          <w:hyperlink w:anchor="_iszgm5elkwk3">
            <w:r w:rsidDel="00000000" w:rsidR="00000000" w:rsidRPr="00000000">
              <w:rPr>
                <w:color w:val="1155cc"/>
                <w:u w:val="single"/>
                <w:rtl w:val="0"/>
              </w:rPr>
              <w:t xml:space="preserve">3.7.1. Actions</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color w:val="1155cc"/>
              <w:u w:val="single"/>
            </w:rPr>
          </w:pPr>
          <w:hyperlink w:anchor="_4ocan4zcgqm7">
            <w:r w:rsidDel="00000000" w:rsidR="00000000" w:rsidRPr="00000000">
              <w:rPr>
                <w:color w:val="1155cc"/>
                <w:u w:val="single"/>
                <w:rtl w:val="0"/>
              </w:rPr>
              <w:t xml:space="preserve">3.7.2. Main Rules</w:t>
            </w:r>
          </w:hyperlink>
          <w:r w:rsidDel="00000000" w:rsidR="00000000" w:rsidRPr="00000000">
            <w:rPr>
              <w:rtl w:val="0"/>
            </w:rPr>
          </w:r>
        </w:p>
        <w:p w:rsidR="00000000" w:rsidDel="00000000" w:rsidP="00000000" w:rsidRDefault="00000000" w:rsidRPr="00000000" w14:paraId="00000022">
          <w:pPr>
            <w:spacing w:before="60" w:line="240" w:lineRule="auto"/>
            <w:ind w:left="1080" w:firstLine="0"/>
            <w:rPr>
              <w:color w:val="1155cc"/>
              <w:u w:val="single"/>
            </w:rPr>
          </w:pPr>
          <w:hyperlink w:anchor="_da8afey69idw">
            <w:r w:rsidDel="00000000" w:rsidR="00000000" w:rsidRPr="00000000">
              <w:rPr>
                <w:color w:val="1155cc"/>
                <w:u w:val="single"/>
                <w:rtl w:val="0"/>
              </w:rPr>
              <w:t xml:space="preserve">3.7.2.1. Operators</w:t>
            </w:r>
          </w:hyperlink>
          <w:r w:rsidDel="00000000" w:rsidR="00000000" w:rsidRPr="00000000">
            <w:rPr>
              <w:rtl w:val="0"/>
            </w:rPr>
          </w:r>
        </w:p>
        <w:p w:rsidR="00000000" w:rsidDel="00000000" w:rsidP="00000000" w:rsidRDefault="00000000" w:rsidRPr="00000000" w14:paraId="00000023">
          <w:pPr>
            <w:spacing w:before="60" w:line="240" w:lineRule="auto"/>
            <w:ind w:left="1080" w:firstLine="0"/>
            <w:rPr>
              <w:color w:val="1155cc"/>
              <w:u w:val="single"/>
            </w:rPr>
          </w:pPr>
          <w:hyperlink w:anchor="_phrpfjmtplfb">
            <w:r w:rsidDel="00000000" w:rsidR="00000000" w:rsidRPr="00000000">
              <w:rPr>
                <w:color w:val="1155cc"/>
                <w:u w:val="single"/>
                <w:rtl w:val="0"/>
              </w:rPr>
              <w:t xml:space="preserve">3.7.2.2. Abilities</w:t>
            </w:r>
          </w:hyperlink>
          <w:r w:rsidDel="00000000" w:rsidR="00000000" w:rsidRPr="00000000">
            <w:rPr>
              <w:rtl w:val="0"/>
            </w:rPr>
          </w:r>
        </w:p>
        <w:p w:rsidR="00000000" w:rsidDel="00000000" w:rsidP="00000000" w:rsidRDefault="00000000" w:rsidRPr="00000000" w14:paraId="00000024">
          <w:pPr>
            <w:spacing w:before="60" w:line="240" w:lineRule="auto"/>
            <w:ind w:left="1080" w:firstLine="0"/>
            <w:rPr>
              <w:color w:val="1155cc"/>
              <w:u w:val="single"/>
            </w:rPr>
          </w:pPr>
          <w:hyperlink w:anchor="_5v6ayrdnidqv">
            <w:r w:rsidDel="00000000" w:rsidR="00000000" w:rsidRPr="00000000">
              <w:rPr>
                <w:color w:val="1155cc"/>
                <w:u w:val="single"/>
                <w:rtl w:val="0"/>
              </w:rPr>
              <w:t xml:space="preserve">3.7.2.3. General rules</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ggjm68h74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Game Economy and Metagame</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6kxd29ln7e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Currencies</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sypdrxyut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 Premium Currency</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xr8wleomxw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4.1.2. Free Currency</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xryma9at9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Crafting</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ok3hv9upuz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USP: Time travel</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wqpfofynrx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USP General Description</w:t>
            </w:r>
          </w:hyperlink>
          <w:r w:rsidDel="00000000" w:rsidR="00000000" w:rsidRPr="00000000">
            <w:rPr>
              <w:rtl w:val="0"/>
            </w:rPr>
          </w:r>
        </w:p>
        <w:p w:rsidR="00000000" w:rsidDel="00000000" w:rsidP="00000000" w:rsidRDefault="00000000" w:rsidRPr="00000000" w14:paraId="0000002C">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6crmoduvlu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USP Gameplay Impact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keepNext w:val="0"/>
        <w:keepLines w:val="0"/>
        <w:pageBreakBefore w:val="0"/>
        <w:spacing w:after="0" w:before="0" w:line="331.2" w:lineRule="auto"/>
        <w:jc w:val="both"/>
        <w:rPr>
          <w:b w:val="1"/>
        </w:rPr>
      </w:pPr>
      <w:bookmarkStart w:colFirst="0" w:colLast="0" w:name="_6ldxlmyg5zb6" w:id="0"/>
      <w:bookmarkEnd w:id="0"/>
      <w:r w:rsidDel="00000000" w:rsidR="00000000" w:rsidRPr="00000000">
        <w:rPr>
          <w:b w:val="1"/>
          <w:rtl w:val="0"/>
        </w:rPr>
        <w:t xml:space="preserve">1. Overview</w:t>
      </w:r>
    </w:p>
    <w:p w:rsidR="00000000" w:rsidDel="00000000" w:rsidP="00000000" w:rsidRDefault="00000000" w:rsidRPr="00000000" w14:paraId="0000002E">
      <w:pPr>
        <w:pageBreakBefore w:val="0"/>
        <w:spacing w:after="0" w:before="0" w:line="331.2" w:lineRule="auto"/>
        <w:jc w:val="both"/>
        <w:rPr/>
      </w:pPr>
      <w:r w:rsidDel="00000000" w:rsidR="00000000" w:rsidRPr="00000000">
        <w:rPr>
          <w:rtl w:val="0"/>
        </w:rPr>
        <w:t xml:space="preserve">Endstream is a turn-based PvP trading card game (TCG) for mobile and desktop. In it, you will be controlling a gang of outlaws fighting to dominate time. Post-humans, rogue AIs, and shamans, each with their own dark agenda.</w:t>
      </w:r>
    </w:p>
    <w:p w:rsidR="00000000" w:rsidDel="00000000" w:rsidP="00000000" w:rsidRDefault="00000000" w:rsidRPr="00000000" w14:paraId="0000002F">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30">
      <w:pPr>
        <w:pageBreakBefore w:val="0"/>
        <w:spacing w:after="0" w:before="0" w:line="331.2" w:lineRule="auto"/>
        <w:jc w:val="both"/>
        <w:rPr/>
      </w:pPr>
      <w:r w:rsidDel="00000000" w:rsidR="00000000" w:rsidRPr="00000000">
        <w:rPr>
          <w:rtl w:val="0"/>
        </w:rPr>
        <w:t xml:space="preserve">Its gameplay occurs in a 2D/3D hybrid top-down view that overlooks the playable area. The main emphasis is on providing players with interesting strategies to play against each other in an easy-to-learn, hard-to-master TCG setting.</w:t>
      </w:r>
    </w:p>
    <w:p w:rsidR="00000000" w:rsidDel="00000000" w:rsidP="00000000" w:rsidRDefault="00000000" w:rsidRPr="00000000" w14:paraId="00000031">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32">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33">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34">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35">
      <w:pPr>
        <w:pageBreakBefore w:val="0"/>
        <w:spacing w:after="0" w:before="0" w:line="331.2"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keepNext w:val="0"/>
        <w:keepLines w:val="0"/>
        <w:pageBreakBefore w:val="0"/>
        <w:spacing w:after="0" w:before="0" w:line="331.2" w:lineRule="auto"/>
        <w:jc w:val="both"/>
        <w:rPr>
          <w:b w:val="1"/>
        </w:rPr>
      </w:pPr>
      <w:bookmarkStart w:colFirst="0" w:colLast="0" w:name="_99v2rgbvrsml" w:id="1"/>
      <w:bookmarkEnd w:id="1"/>
      <w:r w:rsidDel="00000000" w:rsidR="00000000" w:rsidRPr="00000000">
        <w:rPr>
          <w:b w:val="1"/>
          <w:rtl w:val="0"/>
        </w:rPr>
        <w:t xml:space="preserve">2. Key Points</w:t>
      </w:r>
    </w:p>
    <w:p w:rsidR="00000000" w:rsidDel="00000000" w:rsidP="00000000" w:rsidRDefault="00000000" w:rsidRPr="00000000" w14:paraId="00000037">
      <w:pPr>
        <w:pageBreakBefore w:val="0"/>
        <w:spacing w:after="0" w:before="0" w:line="331.2" w:lineRule="auto"/>
        <w:jc w:val="both"/>
        <w:rPr/>
      </w:pPr>
      <w:r w:rsidDel="00000000" w:rsidR="00000000" w:rsidRPr="00000000">
        <w:rPr>
          <w:b w:val="1"/>
          <w:rtl w:val="0"/>
        </w:rPr>
        <w:t xml:space="preserve">Oneliner</w:t>
      </w:r>
      <w:r w:rsidDel="00000000" w:rsidR="00000000" w:rsidRPr="00000000">
        <w:rPr>
          <w:rtl w:val="0"/>
        </w:rPr>
        <w:t xml:space="preserve">: Play your cards right to take control of time itself.</w:t>
      </w:r>
    </w:p>
    <w:p w:rsidR="00000000" w:rsidDel="00000000" w:rsidP="00000000" w:rsidRDefault="00000000" w:rsidRPr="00000000" w14:paraId="00000038">
      <w:pPr>
        <w:pageBreakBefore w:val="0"/>
        <w:spacing w:after="0" w:before="0" w:line="331.2" w:lineRule="auto"/>
        <w:jc w:val="both"/>
        <w:rPr/>
      </w:pPr>
      <w:r w:rsidDel="00000000" w:rsidR="00000000" w:rsidRPr="00000000">
        <w:rPr>
          <w:b w:val="1"/>
          <w:rtl w:val="0"/>
        </w:rPr>
        <w:t xml:space="preserve">Genre</w:t>
      </w:r>
      <w:r w:rsidDel="00000000" w:rsidR="00000000" w:rsidRPr="00000000">
        <w:rPr>
          <w:rtl w:val="0"/>
        </w:rPr>
        <w:t xml:space="preserve">: Trading Card Game/Deckbuilder</w:t>
        <w:tab/>
        <w:tab/>
        <w:tab/>
        <w:tab/>
        <w:tab/>
        <w:tab/>
        <w:tab/>
        <w:tab/>
      </w:r>
    </w:p>
    <w:p w:rsidR="00000000" w:rsidDel="00000000" w:rsidP="00000000" w:rsidRDefault="00000000" w:rsidRPr="00000000" w14:paraId="00000039">
      <w:pPr>
        <w:pageBreakBefore w:val="0"/>
        <w:spacing w:after="0" w:before="0" w:line="331.2" w:lineRule="auto"/>
        <w:jc w:val="both"/>
        <w:rPr/>
      </w:pPr>
      <w:r w:rsidDel="00000000" w:rsidR="00000000" w:rsidRPr="00000000">
        <w:rPr>
          <w:b w:val="1"/>
          <w:rtl w:val="0"/>
        </w:rPr>
        <w:t xml:space="preserve">Target Platforms</w:t>
      </w:r>
      <w:r w:rsidDel="00000000" w:rsidR="00000000" w:rsidRPr="00000000">
        <w:rPr>
          <w:rtl w:val="0"/>
        </w:rPr>
        <w:t xml:space="preserve">: PC, Mobile</w:t>
      </w:r>
    </w:p>
    <w:p w:rsidR="00000000" w:rsidDel="00000000" w:rsidP="00000000" w:rsidRDefault="00000000" w:rsidRPr="00000000" w14:paraId="0000003A">
      <w:pPr>
        <w:pageBreakBefore w:val="0"/>
        <w:spacing w:after="0" w:before="0" w:line="331.2" w:lineRule="auto"/>
        <w:jc w:val="both"/>
        <w:rPr/>
      </w:pPr>
      <w:r w:rsidDel="00000000" w:rsidR="00000000" w:rsidRPr="00000000">
        <w:rPr>
          <w:b w:val="1"/>
          <w:rtl w:val="0"/>
        </w:rPr>
        <w:t xml:space="preserve">Distribution Channels</w:t>
      </w:r>
      <w:r w:rsidDel="00000000" w:rsidR="00000000" w:rsidRPr="00000000">
        <w:rPr>
          <w:rtl w:val="0"/>
        </w:rPr>
        <w:t xml:space="preserve">: </w:t>
      </w:r>
      <w:commentRangeStart w:id="0"/>
      <w:commentRangeStart w:id="1"/>
      <w:r w:rsidDel="00000000" w:rsidR="00000000" w:rsidRPr="00000000">
        <w:rPr>
          <w:rtl w:val="0"/>
        </w:rPr>
        <w:t xml:space="preserve">Steam</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Apple Store, Google Play, etc.</w:t>
      </w:r>
    </w:p>
    <w:p w:rsidR="00000000" w:rsidDel="00000000" w:rsidP="00000000" w:rsidRDefault="00000000" w:rsidRPr="00000000" w14:paraId="0000003B">
      <w:pPr>
        <w:pageBreakBefore w:val="0"/>
        <w:spacing w:after="0" w:before="0" w:line="331.2" w:lineRule="auto"/>
        <w:jc w:val="both"/>
        <w:rPr/>
      </w:pPr>
      <w:r w:rsidDel="00000000" w:rsidR="00000000" w:rsidRPr="00000000">
        <w:rPr>
          <w:b w:val="1"/>
          <w:rtl w:val="0"/>
        </w:rPr>
        <w:t xml:space="preserve">Game Engine</w:t>
      </w:r>
      <w:r w:rsidDel="00000000" w:rsidR="00000000" w:rsidRPr="00000000">
        <w:rPr>
          <w:rtl w:val="0"/>
        </w:rPr>
        <w:t xml:space="preserve">: Unreal Engine 4</w:t>
      </w:r>
    </w:p>
    <w:p w:rsidR="00000000" w:rsidDel="00000000" w:rsidP="00000000" w:rsidRDefault="00000000" w:rsidRPr="00000000" w14:paraId="0000003C">
      <w:pPr>
        <w:pageBreakBefore w:val="0"/>
        <w:spacing w:after="0" w:before="0" w:line="331.2" w:lineRule="auto"/>
        <w:jc w:val="both"/>
        <w:rPr/>
      </w:pPr>
      <w:r w:rsidDel="00000000" w:rsidR="00000000" w:rsidRPr="00000000">
        <w:rPr>
          <w:b w:val="1"/>
          <w:rtl w:val="0"/>
        </w:rPr>
        <w:t xml:space="preserve">Influences</w:t>
      </w:r>
      <w:r w:rsidDel="00000000" w:rsidR="00000000" w:rsidRPr="00000000">
        <w:rPr>
          <w:rtl w:val="0"/>
        </w:rPr>
        <w:t xml:space="preserve">: </w:t>
      </w:r>
      <w:r w:rsidDel="00000000" w:rsidR="00000000" w:rsidRPr="00000000">
        <w:rPr>
          <w:rtl w:val="0"/>
        </w:rPr>
        <w:t xml:space="preserve">Magic the Gathering</w:t>
      </w:r>
      <w:r w:rsidDel="00000000" w:rsidR="00000000" w:rsidRPr="00000000">
        <w:rPr>
          <w:rtl w:val="0"/>
        </w:rPr>
        <w:t xml:space="preserve">, Hero Academy</w:t>
      </w:r>
    </w:p>
    <w:p w:rsidR="00000000" w:rsidDel="00000000" w:rsidP="00000000" w:rsidRDefault="00000000" w:rsidRPr="00000000" w14:paraId="0000003D">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3E">
      <w:pPr>
        <w:pStyle w:val="Heading2"/>
        <w:keepNext w:val="0"/>
        <w:keepLines w:val="0"/>
        <w:pageBreakBefore w:val="0"/>
        <w:spacing w:after="0" w:before="0" w:line="331.2" w:lineRule="auto"/>
        <w:jc w:val="both"/>
        <w:rPr/>
      </w:pPr>
      <w:bookmarkStart w:colFirst="0" w:colLast="0" w:name="_bui5u6i58wzn" w:id="2"/>
      <w:bookmarkEnd w:id="2"/>
      <w:r w:rsidDel="00000000" w:rsidR="00000000" w:rsidRPr="00000000">
        <w:rPr>
          <w:b w:val="1"/>
          <w:rtl w:val="0"/>
        </w:rPr>
        <w:t xml:space="preserve">2.1. Introduction</w:t>
      </w:r>
      <w:r w:rsidDel="00000000" w:rsidR="00000000" w:rsidRPr="00000000">
        <w:rPr>
          <w:rtl w:val="0"/>
        </w:rPr>
      </w:r>
    </w:p>
    <w:p w:rsidR="00000000" w:rsidDel="00000000" w:rsidP="00000000" w:rsidRDefault="00000000" w:rsidRPr="00000000" w14:paraId="0000003F">
      <w:pPr>
        <w:pageBreakBefore w:val="0"/>
        <w:spacing w:after="0" w:before="0" w:line="331.2" w:lineRule="auto"/>
        <w:jc w:val="both"/>
        <w:rPr/>
      </w:pPr>
      <w:r w:rsidDel="00000000" w:rsidR="00000000" w:rsidRPr="00000000">
        <w:rPr>
          <w:rtl w:val="0"/>
        </w:rPr>
        <w:t xml:space="preserve">Endstream is a deep strategic trading card game about time-traveling outlaws in a hyper-futuristic setting. You obey a machine-god, a Controller, which you must protect, and must use your Operators, your main characters, to destroy your opponent’s Controller in a time-bending turn-based matchup.</w:t>
      </w:r>
    </w:p>
    <w:p w:rsidR="00000000" w:rsidDel="00000000" w:rsidP="00000000" w:rsidRDefault="00000000" w:rsidRPr="00000000" w14:paraId="00000040">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41">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42">
      <w:pPr>
        <w:pStyle w:val="Heading2"/>
        <w:keepNext w:val="0"/>
        <w:keepLines w:val="0"/>
        <w:pageBreakBefore w:val="0"/>
        <w:spacing w:after="0" w:before="0" w:line="331.2" w:lineRule="auto"/>
        <w:jc w:val="both"/>
        <w:rPr>
          <w:b w:val="1"/>
        </w:rPr>
      </w:pPr>
      <w:bookmarkStart w:colFirst="0" w:colLast="0" w:name="_cegs5ixb9zao" w:id="3"/>
      <w:bookmarkEnd w:id="3"/>
      <w:r w:rsidDel="00000000" w:rsidR="00000000" w:rsidRPr="00000000">
        <w:rPr>
          <w:b w:val="1"/>
          <w:rtl w:val="0"/>
        </w:rPr>
        <w:t xml:space="preserve">2.2. The Setting</w:t>
      </w:r>
    </w:p>
    <w:p w:rsidR="00000000" w:rsidDel="00000000" w:rsidP="00000000" w:rsidRDefault="00000000" w:rsidRPr="00000000" w14:paraId="00000043">
      <w:pPr>
        <w:pageBreakBefore w:val="0"/>
        <w:spacing w:after="0" w:before="0" w:line="331.2" w:lineRule="auto"/>
        <w:jc w:val="both"/>
        <w:rPr/>
      </w:pPr>
      <w:r w:rsidDel="00000000" w:rsidR="00000000" w:rsidRPr="00000000">
        <w:rPr>
          <w:rtl w:val="0"/>
        </w:rPr>
        <w:t xml:space="preserve">Our universe is a stream of time. There are many streams, and the tech which allows traveling in and between them has fallen into the wrong hands. It is being used for drug trade, enslavement, human experimentation, and other atrocities. You will be playing a gang of dark and twisted outlaws, manipulating history to eradicate the competition.</w:t>
      </w:r>
      <w:r w:rsidDel="00000000" w:rsidR="00000000" w:rsidRPr="00000000">
        <w:rPr>
          <w:rtl w:val="0"/>
        </w:rPr>
      </w:r>
    </w:p>
    <w:p w:rsidR="00000000" w:rsidDel="00000000" w:rsidP="00000000" w:rsidRDefault="00000000" w:rsidRPr="00000000" w14:paraId="00000044">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45">
      <w:pPr>
        <w:pStyle w:val="Heading2"/>
        <w:keepNext w:val="0"/>
        <w:keepLines w:val="0"/>
        <w:pageBreakBefore w:val="0"/>
        <w:spacing w:after="0" w:before="0" w:line="331.2" w:lineRule="auto"/>
        <w:jc w:val="both"/>
        <w:rPr>
          <w:b w:val="1"/>
        </w:rPr>
      </w:pPr>
      <w:bookmarkStart w:colFirst="0" w:colLast="0" w:name="_b2245ioqxk1s" w:id="4"/>
      <w:bookmarkEnd w:id="4"/>
      <w:r w:rsidDel="00000000" w:rsidR="00000000" w:rsidRPr="00000000">
        <w:rPr>
          <w:b w:val="1"/>
          <w:rtl w:val="0"/>
        </w:rPr>
        <w:t xml:space="preserve">2.3. Game Flow</w:t>
      </w:r>
    </w:p>
    <w:p w:rsidR="00000000" w:rsidDel="00000000" w:rsidP="00000000" w:rsidRDefault="00000000" w:rsidRPr="00000000" w14:paraId="00000046">
      <w:pPr>
        <w:pageBreakBefore w:val="0"/>
        <w:spacing w:after="0" w:before="0" w:line="331.2" w:lineRule="auto"/>
        <w:jc w:val="both"/>
        <w:rPr/>
      </w:pPr>
      <w:r w:rsidDel="00000000" w:rsidR="00000000" w:rsidRPr="00000000">
        <w:rPr>
          <w:rtl w:val="0"/>
        </w:rPr>
        <w:t xml:space="preserve">Each player has a deck of 25 cards, containing 1 Controller card, 8 Operator cards, and 2 Gear cards per Operator (16 in total). In addition, each player has 6 Turnpoint cards in front of them, which provide resources named as Agenda that players can use to activate Operator cards or use abilities from their Controller and Operator cards. Cards may be put into play by placing them on the playable area, called the Board, while Turnpoint cards are on the Board by default. Players take turns to play out their cards, with the goal of destroying their opponent’s Controller card OR </w:t>
      </w:r>
      <w:commentRangeStart w:id="2"/>
      <w:commentRangeStart w:id="3"/>
      <w:r w:rsidDel="00000000" w:rsidR="00000000" w:rsidRPr="00000000">
        <w:rPr>
          <w:rtl w:val="0"/>
        </w:rPr>
        <w:t xml:space="preserve">all 0</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of their opponent’s Operator cards. In matchmaking, a standard Elo rating system is used to match players </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keepNext w:val="0"/>
        <w:keepLines w:val="0"/>
        <w:pageBreakBefore w:val="0"/>
        <w:spacing w:after="0" w:before="0" w:line="331.2" w:lineRule="auto"/>
        <w:jc w:val="both"/>
        <w:rPr>
          <w:b w:val="1"/>
        </w:rPr>
      </w:pPr>
      <w:bookmarkStart w:colFirst="0" w:colLast="0" w:name="_c4k7vn4ri10k" w:id="5"/>
      <w:bookmarkEnd w:id="5"/>
      <w:r w:rsidDel="00000000" w:rsidR="00000000" w:rsidRPr="00000000">
        <w:rPr>
          <w:b w:val="1"/>
          <w:rtl w:val="0"/>
        </w:rPr>
        <w:t xml:space="preserve">2.4. Lore Remarks</w:t>
      </w:r>
    </w:p>
    <w:p w:rsidR="00000000" w:rsidDel="00000000" w:rsidP="00000000" w:rsidRDefault="00000000" w:rsidRPr="00000000" w14:paraId="00000048">
      <w:pPr>
        <w:pageBreakBefore w:val="0"/>
        <w:spacing w:after="0" w:before="0" w:line="331.2" w:lineRule="auto"/>
        <w:jc w:val="both"/>
        <w:rPr/>
      </w:pPr>
      <w:r w:rsidDel="00000000" w:rsidR="00000000" w:rsidRPr="00000000">
        <w:rPr>
          <w:rtl w:val="0"/>
        </w:rPr>
        <w:t xml:space="preserve">As the main theme of the game is time travel, the strongest focus for players should be to leverage different Controllers’ and Operators’ Abilities to move on the Board through Streams and Centuries. If the player masters this skill and understands the variety of strategies they can use to leverage this mechanic, they are at a significant advantage.</w:t>
      </w:r>
    </w:p>
    <w:p w:rsidR="00000000" w:rsidDel="00000000" w:rsidP="00000000" w:rsidRDefault="00000000" w:rsidRPr="00000000" w14:paraId="00000049">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4A">
      <w:pPr>
        <w:pStyle w:val="Heading2"/>
        <w:keepNext w:val="0"/>
        <w:keepLines w:val="0"/>
        <w:pageBreakBefore w:val="0"/>
        <w:spacing w:after="0" w:before="0" w:line="331.2" w:lineRule="auto"/>
        <w:jc w:val="both"/>
        <w:rPr>
          <w:b w:val="1"/>
        </w:rPr>
      </w:pPr>
      <w:bookmarkStart w:colFirst="0" w:colLast="0" w:name="_aufgcyfe3xz5" w:id="6"/>
      <w:bookmarkEnd w:id="6"/>
      <w:r w:rsidDel="00000000" w:rsidR="00000000" w:rsidRPr="00000000">
        <w:rPr>
          <w:b w:val="1"/>
          <w:rtl w:val="0"/>
        </w:rPr>
        <w:t xml:space="preserve">2.5. </w:t>
      </w:r>
      <w:r w:rsidDel="00000000" w:rsidR="00000000" w:rsidRPr="00000000">
        <w:rPr>
          <w:b w:val="1"/>
          <w:rtl w:val="0"/>
        </w:rPr>
        <w:t xml:space="preserve">Key Metrics &amp; Characters</w:t>
      </w:r>
      <w:r w:rsidDel="00000000" w:rsidR="00000000" w:rsidRPr="00000000">
        <w:rPr>
          <w:rtl w:val="0"/>
        </w:rPr>
      </w:r>
    </w:p>
    <w:p w:rsidR="00000000" w:rsidDel="00000000" w:rsidP="00000000" w:rsidRDefault="00000000" w:rsidRPr="00000000" w14:paraId="0000004B">
      <w:pPr>
        <w:pageBreakBefore w:val="0"/>
        <w:spacing w:after="0" w:before="0" w:line="331.2" w:lineRule="auto"/>
        <w:jc w:val="both"/>
        <w:rPr/>
      </w:pPr>
      <w:r w:rsidDel="00000000" w:rsidR="00000000" w:rsidRPr="00000000">
        <w:rPr>
          <w:rtl w:val="0"/>
        </w:rPr>
        <w:t xml:space="preserve">For the initial release of the game:</w:t>
      </w:r>
    </w:p>
    <w:p w:rsidR="00000000" w:rsidDel="00000000" w:rsidP="00000000" w:rsidRDefault="00000000" w:rsidRPr="00000000" w14:paraId="0000004C">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4D">
      <w:pPr>
        <w:pageBreakBefore w:val="0"/>
        <w:spacing w:after="0" w:before="0" w:line="331.2" w:lineRule="auto"/>
        <w:jc w:val="both"/>
        <w:rPr/>
      </w:pPr>
      <w:r w:rsidDel="00000000" w:rsidR="00000000" w:rsidRPr="00000000">
        <w:rPr>
          <w:rtl w:val="0"/>
        </w:rPr>
        <w:t xml:space="preserve">Controllers: </w:t>
      </w:r>
      <w:ins w:author="Ilya Dorman" w:id="0" w:date="2022-07-30T13:10:02Z">
        <w:r w:rsidDel="00000000" w:rsidR="00000000" w:rsidRPr="00000000">
          <w:rPr>
            <w:rtl w:val="0"/>
          </w:rPr>
          <w:t xml:space="preserve">6</w:t>
        </w:r>
      </w:ins>
      <w:del w:author="Ilya Dorman" w:id="0" w:date="2022-07-30T13:10:02Z">
        <w:r w:rsidDel="00000000" w:rsidR="00000000" w:rsidRPr="00000000">
          <w:rPr>
            <w:rtl w:val="0"/>
          </w:rPr>
          <w:delText xml:space="preserve">3</w:delText>
        </w:r>
      </w:del>
      <w:r w:rsidDel="00000000" w:rsidR="00000000" w:rsidRPr="00000000">
        <w:rPr>
          <w:rtl w:val="0"/>
        </w:rPr>
      </w:r>
    </w:p>
    <w:p w:rsidR="00000000" w:rsidDel="00000000" w:rsidP="00000000" w:rsidRDefault="00000000" w:rsidRPr="00000000" w14:paraId="0000004E">
      <w:pPr>
        <w:pageBreakBefore w:val="0"/>
        <w:spacing w:after="0" w:before="0" w:line="331.2" w:lineRule="auto"/>
        <w:jc w:val="both"/>
        <w:rPr/>
      </w:pPr>
      <w:r w:rsidDel="00000000" w:rsidR="00000000" w:rsidRPr="00000000">
        <w:rPr>
          <w:rtl w:val="0"/>
        </w:rPr>
        <w:t xml:space="preserve">Operators: 27</w:t>
      </w:r>
    </w:p>
    <w:p w:rsidR="00000000" w:rsidDel="00000000" w:rsidP="00000000" w:rsidRDefault="00000000" w:rsidRPr="00000000" w14:paraId="0000004F">
      <w:pPr>
        <w:pageBreakBefore w:val="0"/>
        <w:spacing w:after="0" w:before="0" w:line="331.2" w:lineRule="auto"/>
        <w:jc w:val="both"/>
        <w:rPr/>
      </w:pPr>
      <w:r w:rsidDel="00000000" w:rsidR="00000000" w:rsidRPr="00000000">
        <w:rPr>
          <w:rtl w:val="0"/>
        </w:rPr>
        <w:t xml:space="preserve">Gears: 75</w:t>
      </w:r>
    </w:p>
    <w:p w:rsidR="00000000" w:rsidDel="00000000" w:rsidP="00000000" w:rsidRDefault="00000000" w:rsidRPr="00000000" w14:paraId="00000050">
      <w:pPr>
        <w:pageBreakBefore w:val="0"/>
        <w:spacing w:after="0" w:before="0" w:line="331.2" w:lineRule="auto"/>
        <w:jc w:val="both"/>
        <w:rPr/>
      </w:pPr>
      <w:r w:rsidDel="00000000" w:rsidR="00000000" w:rsidRPr="00000000">
        <w:rPr>
          <w:rtl w:val="0"/>
        </w:rPr>
        <w:t xml:space="preserve">Resources</w:t>
      </w:r>
      <w:r w:rsidDel="00000000" w:rsidR="00000000" w:rsidRPr="00000000">
        <w:rPr>
          <w:rtl w:val="0"/>
        </w:rPr>
        <w:t xml:space="preserve">: 2</w:t>
      </w:r>
    </w:p>
    <w:p w:rsidR="00000000" w:rsidDel="00000000" w:rsidP="00000000" w:rsidRDefault="00000000" w:rsidRPr="00000000" w14:paraId="00000051">
      <w:pPr>
        <w:pageBreakBefore w:val="0"/>
        <w:numPr>
          <w:ilvl w:val="0"/>
          <w:numId w:val="11"/>
        </w:numPr>
        <w:spacing w:after="0" w:before="0" w:line="331.2" w:lineRule="auto"/>
        <w:ind w:left="720" w:hanging="360"/>
        <w:jc w:val="both"/>
        <w:rPr>
          <w:u w:val="none"/>
        </w:rPr>
      </w:pPr>
      <w:r w:rsidDel="00000000" w:rsidR="00000000" w:rsidRPr="00000000">
        <w:rPr>
          <w:rtl w:val="0"/>
        </w:rPr>
        <w:t xml:space="preserve">Agenda</w:t>
      </w:r>
    </w:p>
    <w:p w:rsidR="00000000" w:rsidDel="00000000" w:rsidP="00000000" w:rsidRDefault="00000000" w:rsidRPr="00000000" w14:paraId="00000052">
      <w:pPr>
        <w:pageBreakBefore w:val="0"/>
        <w:numPr>
          <w:ilvl w:val="0"/>
          <w:numId w:val="11"/>
        </w:numPr>
        <w:spacing w:after="0" w:before="0" w:line="331.2" w:lineRule="auto"/>
        <w:ind w:left="720" w:hanging="360"/>
        <w:jc w:val="both"/>
        <w:rPr>
          <w:u w:val="none"/>
        </w:rPr>
      </w:pPr>
      <w:r w:rsidDel="00000000" w:rsidR="00000000" w:rsidRPr="00000000">
        <w:rPr>
          <w:rtl w:val="0"/>
        </w:rPr>
        <w:t xml:space="preserve">Vremenium</w:t>
      </w:r>
    </w:p>
    <w:p w:rsidR="00000000" w:rsidDel="00000000" w:rsidP="00000000" w:rsidRDefault="00000000" w:rsidRPr="00000000" w14:paraId="00000053">
      <w:pPr>
        <w:pageBreakBefore w:val="0"/>
        <w:spacing w:after="0" w:before="0" w:line="331.2" w:lineRule="auto"/>
        <w:ind w:left="0" w:firstLine="0"/>
        <w:jc w:val="both"/>
        <w:rPr/>
      </w:pPr>
      <w:r w:rsidDel="00000000" w:rsidR="00000000" w:rsidRPr="00000000">
        <w:rPr>
          <w:rtl w:val="0"/>
        </w:rPr>
        <w:t xml:space="preserve">Unique Decks: 3</w:t>
      </w:r>
    </w:p>
    <w:p w:rsidR="00000000" w:rsidDel="00000000" w:rsidP="00000000" w:rsidRDefault="00000000" w:rsidRPr="00000000" w14:paraId="00000054">
      <w:pPr>
        <w:pageBreakBefore w:val="0"/>
        <w:numPr>
          <w:ilvl w:val="0"/>
          <w:numId w:val="9"/>
        </w:numPr>
        <w:spacing w:after="0" w:before="0" w:line="331.2" w:lineRule="auto"/>
        <w:ind w:left="720" w:hanging="360"/>
        <w:jc w:val="both"/>
        <w:rPr>
          <w:u w:val="none"/>
        </w:rPr>
      </w:pPr>
      <w:r w:rsidDel="00000000" w:rsidR="00000000" w:rsidRPr="00000000">
        <w:rPr>
          <w:rtl w:val="0"/>
        </w:rPr>
        <w:t xml:space="preserve">Decks can be customized, but the game will offer 3 pre-made decks of 25 cards, 1 Deck per unique Controller</w:t>
      </w:r>
    </w:p>
    <w:p w:rsidR="00000000" w:rsidDel="00000000" w:rsidP="00000000" w:rsidRDefault="00000000" w:rsidRPr="00000000" w14:paraId="00000055">
      <w:pPr>
        <w:pageBreakBefore w:val="0"/>
        <w:spacing w:after="0" w:before="0" w:line="331.2" w:lineRule="auto"/>
        <w:ind w:left="0" w:firstLine="0"/>
        <w:jc w:val="both"/>
        <w:rPr/>
      </w:pPr>
      <w:r w:rsidDel="00000000" w:rsidR="00000000" w:rsidRPr="00000000">
        <w:rPr>
          <w:rtl w:val="0"/>
        </w:rPr>
      </w:r>
    </w:p>
    <w:p w:rsidR="00000000" w:rsidDel="00000000" w:rsidP="00000000" w:rsidRDefault="00000000" w:rsidRPr="00000000" w14:paraId="00000056">
      <w:pPr>
        <w:pageBreakBefore w:val="0"/>
        <w:spacing w:after="0" w:before="0" w:line="331.2" w:lineRule="auto"/>
        <w:ind w:left="0" w:firstLine="0"/>
        <w:jc w:val="both"/>
        <w:rPr/>
      </w:pPr>
      <w:r w:rsidDel="00000000" w:rsidR="00000000" w:rsidRPr="00000000">
        <w:rPr>
          <w:rtl w:val="0"/>
        </w:rPr>
        <w:t xml:space="preserve">For initial release and/or further updates:</w:t>
      </w:r>
    </w:p>
    <w:p w:rsidR="00000000" w:rsidDel="00000000" w:rsidP="00000000" w:rsidRDefault="00000000" w:rsidRPr="00000000" w14:paraId="00000057">
      <w:pPr>
        <w:pageBreakBefore w:val="0"/>
        <w:spacing w:after="0" w:before="0" w:line="331.2" w:lineRule="auto"/>
        <w:ind w:left="0" w:firstLine="0"/>
        <w:jc w:val="both"/>
        <w:rPr/>
      </w:pPr>
      <w:r w:rsidDel="00000000" w:rsidR="00000000" w:rsidRPr="00000000">
        <w:rPr>
          <w:rtl w:val="0"/>
        </w:rPr>
        <w:t xml:space="preserve">Card sets: 3-5</w:t>
      </w:r>
    </w:p>
    <w:p w:rsidR="00000000" w:rsidDel="00000000" w:rsidP="00000000" w:rsidRDefault="00000000" w:rsidRPr="00000000" w14:paraId="00000058">
      <w:pPr>
        <w:pageBreakBefore w:val="0"/>
        <w:numPr>
          <w:ilvl w:val="0"/>
          <w:numId w:val="5"/>
        </w:numPr>
        <w:spacing w:after="0" w:before="0" w:line="331.2" w:lineRule="auto"/>
        <w:ind w:left="720" w:hanging="360"/>
        <w:jc w:val="both"/>
        <w:rPr>
          <w:u w:val="none"/>
        </w:rPr>
      </w:pPr>
      <w:r w:rsidDel="00000000" w:rsidR="00000000" w:rsidRPr="00000000">
        <w:rPr>
          <w:rtl w:val="0"/>
        </w:rPr>
        <w:t xml:space="preserve">Variations of adding Controllers, Operators and Gears, ca. 10-20 cards per pack with an estimated ratio of 1:3:6 of Controllers, Operators and Gears respectively</w:t>
      </w:r>
    </w:p>
    <w:p w:rsidR="00000000" w:rsidDel="00000000" w:rsidP="00000000" w:rsidRDefault="00000000" w:rsidRPr="00000000" w14:paraId="00000059">
      <w:pPr>
        <w:pageBreakBefore w:val="0"/>
        <w:spacing w:after="0" w:before="0" w:line="331.2" w:lineRule="auto"/>
        <w:ind w:left="0" w:firstLine="0"/>
        <w:jc w:val="both"/>
        <w:rPr/>
      </w:pPr>
      <w:r w:rsidDel="00000000" w:rsidR="00000000" w:rsidRPr="00000000">
        <w:rPr>
          <w:rtl w:val="0"/>
        </w:rPr>
      </w:r>
    </w:p>
    <w:p w:rsidR="00000000" w:rsidDel="00000000" w:rsidP="00000000" w:rsidRDefault="00000000" w:rsidRPr="00000000" w14:paraId="0000005A">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5B">
      <w:pPr>
        <w:pStyle w:val="Heading2"/>
        <w:keepNext w:val="0"/>
        <w:keepLines w:val="0"/>
        <w:pageBreakBefore w:val="0"/>
        <w:spacing w:after="0" w:before="0" w:line="331.2" w:lineRule="auto"/>
        <w:jc w:val="both"/>
        <w:rPr>
          <w:b w:val="1"/>
        </w:rPr>
      </w:pPr>
      <w:bookmarkStart w:colFirst="0" w:colLast="0" w:name="_gybp1430vmr6" w:id="7"/>
      <w:bookmarkEnd w:id="7"/>
      <w:r w:rsidDel="00000000" w:rsidR="00000000" w:rsidRPr="00000000">
        <w:rPr>
          <w:b w:val="1"/>
          <w:rtl w:val="0"/>
        </w:rPr>
        <w:t xml:space="preserve">2.6. Visual Style</w:t>
      </w:r>
    </w:p>
    <w:p w:rsidR="00000000" w:rsidDel="00000000" w:rsidP="00000000" w:rsidRDefault="00000000" w:rsidRPr="00000000" w14:paraId="0000005C">
      <w:pPr>
        <w:pageBreakBefore w:val="0"/>
        <w:spacing w:after="0" w:before="0" w:line="331.2" w:lineRule="auto"/>
        <w:jc w:val="both"/>
        <w:rPr/>
      </w:pPr>
      <w:r w:rsidDel="00000000" w:rsidR="00000000" w:rsidRPr="00000000">
        <w:rPr>
          <w:rtl w:val="0"/>
        </w:rPr>
        <w:t xml:space="preserve">The game presents itself in a dark, gritty and futuristic style. Since time travel is the main theme of the game, many of the artworks for the cards combine elements from various epochs of human history, giving them all a futuristic twist. The artwork is adult-themed and may contain explicit adult content, such as gore and nudity.</w:t>
      </w:r>
      <w:r w:rsidDel="00000000" w:rsidR="00000000" w:rsidRPr="00000000">
        <w:rPr>
          <w:rtl w:val="0"/>
        </w:rPr>
      </w:r>
    </w:p>
    <w:p w:rsidR="00000000" w:rsidDel="00000000" w:rsidP="00000000" w:rsidRDefault="00000000" w:rsidRPr="00000000" w14:paraId="0000005D">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5E">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5F">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60">
      <w:pPr>
        <w:pageBreakBefore w:val="0"/>
        <w:spacing w:after="0" w:before="0" w:line="331.2"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keepNext w:val="0"/>
        <w:keepLines w:val="0"/>
        <w:pageBreakBefore w:val="0"/>
        <w:spacing w:after="0" w:before="0" w:line="331.2" w:lineRule="auto"/>
        <w:jc w:val="both"/>
        <w:rPr>
          <w:b w:val="1"/>
        </w:rPr>
      </w:pPr>
      <w:bookmarkStart w:colFirst="0" w:colLast="0" w:name="_jugjdl6jokha" w:id="8"/>
      <w:bookmarkEnd w:id="8"/>
      <w:r w:rsidDel="00000000" w:rsidR="00000000" w:rsidRPr="00000000">
        <w:rPr>
          <w:b w:val="1"/>
          <w:rtl w:val="0"/>
        </w:rPr>
        <w:t xml:space="preserve">3. Gameplay</w:t>
      </w:r>
    </w:p>
    <w:p w:rsidR="00000000" w:rsidDel="00000000" w:rsidP="00000000" w:rsidRDefault="00000000" w:rsidRPr="00000000" w14:paraId="00000062">
      <w:pPr>
        <w:spacing w:after="0" w:before="0" w:line="331.2" w:lineRule="auto"/>
        <w:jc w:val="both"/>
        <w:rPr/>
      </w:pPr>
      <w:r w:rsidDel="00000000" w:rsidR="00000000" w:rsidRPr="00000000">
        <w:rPr>
          <w:rtl w:val="0"/>
        </w:rPr>
      </w:r>
    </w:p>
    <w:p w:rsidR="00000000" w:rsidDel="00000000" w:rsidP="00000000" w:rsidRDefault="00000000" w:rsidRPr="00000000" w14:paraId="00000063">
      <w:pPr>
        <w:pStyle w:val="Heading2"/>
        <w:pageBreakBefore w:val="0"/>
        <w:spacing w:after="0" w:before="0" w:line="331.2" w:lineRule="auto"/>
        <w:jc w:val="both"/>
        <w:rPr>
          <w:b w:val="1"/>
        </w:rPr>
      </w:pPr>
      <w:bookmarkStart w:colFirst="0" w:colLast="0" w:name="_l206nuwxqzn6" w:id="9"/>
      <w:bookmarkEnd w:id="9"/>
      <w:r w:rsidDel="00000000" w:rsidR="00000000" w:rsidRPr="00000000">
        <w:rPr>
          <w:b w:val="1"/>
          <w:rtl w:val="0"/>
        </w:rPr>
        <w:t xml:space="preserve">3.1. Player</w:t>
      </w:r>
    </w:p>
    <w:p w:rsidR="00000000" w:rsidDel="00000000" w:rsidP="00000000" w:rsidRDefault="00000000" w:rsidRPr="00000000" w14:paraId="00000064">
      <w:pPr>
        <w:pageBreakBefore w:val="0"/>
        <w:spacing w:after="0" w:before="0" w:line="331.2" w:lineRule="auto"/>
        <w:jc w:val="both"/>
        <w:rPr/>
      </w:pPr>
      <w:r w:rsidDel="00000000" w:rsidR="00000000" w:rsidRPr="00000000">
        <w:rPr>
          <w:rtl w:val="0"/>
        </w:rPr>
        <w:t xml:space="preserve">The player has a bird’s eye view of the game board, which is divided into 2 sides, 1 for each player. The player may play Cards by clicking them in their Hand and selecting a target location on the Board. The player may activate Abilities on a Card by clicking on a Card that is in the Board and choosing the corresponding Ability, and then choosing a target by clicking on it, if applicable. If all conditions are met, the Ability is activated, if not, the Ability is canceled, and no Resources are spent.</w:t>
      </w:r>
    </w:p>
    <w:p w:rsidR="00000000" w:rsidDel="00000000" w:rsidP="00000000" w:rsidRDefault="00000000" w:rsidRPr="00000000" w14:paraId="00000065">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66">
      <w:pPr>
        <w:pStyle w:val="Heading2"/>
        <w:spacing w:after="0" w:before="0" w:line="331.2" w:lineRule="auto"/>
        <w:jc w:val="both"/>
        <w:rPr/>
      </w:pPr>
      <w:bookmarkStart w:colFirst="0" w:colLast="0" w:name="_ke6mvvrqpedz" w:id="10"/>
      <w:bookmarkEnd w:id="10"/>
      <w:r w:rsidDel="00000000" w:rsidR="00000000" w:rsidRPr="00000000">
        <w:rPr>
          <w:b w:val="1"/>
          <w:rtl w:val="0"/>
        </w:rPr>
        <w:t xml:space="preserve">3.2. </w:t>
      </w:r>
      <w:commentRangeStart w:id="4"/>
      <w:commentRangeStart w:id="5"/>
      <w:commentRangeStart w:id="6"/>
      <w:commentRangeStart w:id="7"/>
      <w:r w:rsidDel="00000000" w:rsidR="00000000" w:rsidRPr="00000000">
        <w:rPr>
          <w:b w:val="1"/>
          <w:rtl w:val="0"/>
        </w:rPr>
        <w:t xml:space="preserve">Board</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7">
      <w:pPr>
        <w:pageBreakBefore w:val="0"/>
        <w:spacing w:after="0" w:before="0" w:line="331.2" w:lineRule="auto"/>
        <w:jc w:val="both"/>
        <w:rPr/>
      </w:pPr>
      <w:r w:rsidDel="00000000" w:rsidR="00000000" w:rsidRPr="00000000">
        <w:rPr>
          <w:rtl w:val="0"/>
        </w:rPr>
        <w:t xml:space="preserve">The board is divided into a grid composed of the intersections of Streams and Centuries. Each player has 1 Stream and each Stream is into 6 Century sections, and each player’s Century sections face their opponents’, creating a 2x6 grid.</w:t>
      </w:r>
    </w:p>
    <w:p w:rsidR="00000000" w:rsidDel="00000000" w:rsidP="00000000" w:rsidRDefault="00000000" w:rsidRPr="00000000" w14:paraId="00000068">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69">
      <w:pPr>
        <w:pStyle w:val="Heading3"/>
        <w:spacing w:after="0" w:before="0" w:line="331.2" w:lineRule="auto"/>
        <w:jc w:val="both"/>
        <w:rPr/>
      </w:pPr>
      <w:bookmarkStart w:colFirst="0" w:colLast="0" w:name="_6kc2kui5jdsd" w:id="11"/>
      <w:bookmarkEnd w:id="11"/>
      <w:r w:rsidDel="00000000" w:rsidR="00000000" w:rsidRPr="00000000">
        <w:rPr>
          <w:rtl w:val="0"/>
        </w:rPr>
        <w:t xml:space="preserve">3.2.1. Stream</w:t>
      </w:r>
    </w:p>
    <w:p w:rsidR="00000000" w:rsidDel="00000000" w:rsidP="00000000" w:rsidRDefault="00000000" w:rsidRPr="00000000" w14:paraId="0000006A">
      <w:pPr>
        <w:spacing w:after="0" w:before="0" w:line="331.2" w:lineRule="auto"/>
        <w:jc w:val="both"/>
        <w:rPr/>
      </w:pPr>
      <w:r w:rsidDel="00000000" w:rsidR="00000000" w:rsidRPr="00000000">
        <w:rPr>
          <w:rtl w:val="0"/>
        </w:rPr>
        <w:t xml:space="preserve">Each players’ Stream has 6 Turnpoint cards, which are randomly generated at the start of the game, separated by Century. Operator and Controller cards may be moved during a player’s turn within a Stream, either Upstream or Downstream, going forwards or backwards in time, respectively. Operators may also stream-step between the player’s and opponent’s Streams, enabling the player to activate Abilities to influence the game state, usually either by attacking or defending. The Stream conveys the horizontal axis on the Board.</w:t>
      </w:r>
    </w:p>
    <w:p w:rsidR="00000000" w:rsidDel="00000000" w:rsidP="00000000" w:rsidRDefault="00000000" w:rsidRPr="00000000" w14:paraId="0000006B">
      <w:pPr>
        <w:pStyle w:val="Heading3"/>
        <w:spacing w:after="0" w:before="0" w:line="331.2" w:lineRule="auto"/>
        <w:jc w:val="both"/>
        <w:rPr/>
      </w:pPr>
      <w:bookmarkStart w:colFirst="0" w:colLast="0" w:name="_uqm47d797yzy" w:id="12"/>
      <w:bookmarkEnd w:id="12"/>
      <w:r w:rsidDel="00000000" w:rsidR="00000000" w:rsidRPr="00000000">
        <w:rPr>
          <w:rtl w:val="0"/>
        </w:rPr>
        <w:t xml:space="preserve">3.2.2. Century</w:t>
      </w:r>
    </w:p>
    <w:p w:rsidR="00000000" w:rsidDel="00000000" w:rsidP="00000000" w:rsidRDefault="00000000" w:rsidRPr="00000000" w14:paraId="0000006C">
      <w:pPr>
        <w:spacing w:after="0" w:before="0" w:line="331.2" w:lineRule="auto"/>
        <w:jc w:val="both"/>
        <w:rPr/>
      </w:pPr>
      <w:r w:rsidDel="00000000" w:rsidR="00000000" w:rsidRPr="00000000">
        <w:rPr>
          <w:rtl w:val="0"/>
        </w:rPr>
        <w:t xml:space="preserve">Each Century section on the Board is a container for Controller, </w:t>
      </w:r>
      <w:commentRangeStart w:id="8"/>
      <w:r w:rsidDel="00000000" w:rsidR="00000000" w:rsidRPr="00000000">
        <w:rPr>
          <w:rtl w:val="0"/>
        </w:rPr>
        <w:t xml:space="preserve">Operator and Gear cards</w:t>
      </w:r>
      <w:commentRangeEnd w:id="8"/>
      <w:r w:rsidDel="00000000" w:rsidR="00000000" w:rsidRPr="00000000">
        <w:commentReference w:id="8"/>
      </w:r>
      <w:r w:rsidDel="00000000" w:rsidR="00000000" w:rsidRPr="00000000">
        <w:rPr>
          <w:rtl w:val="0"/>
        </w:rPr>
        <w:t xml:space="preserve">, in addition to other gameplay elements that may come to play on the Board as Tokens. </w:t>
      </w:r>
    </w:p>
    <w:p w:rsidR="00000000" w:rsidDel="00000000" w:rsidP="00000000" w:rsidRDefault="00000000" w:rsidRPr="00000000" w14:paraId="0000006D">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6E">
      <w:pPr>
        <w:pStyle w:val="Heading2"/>
        <w:pageBreakBefore w:val="0"/>
        <w:spacing w:after="0" w:before="0" w:line="331.2" w:lineRule="auto"/>
        <w:jc w:val="both"/>
        <w:rPr>
          <w:b w:val="1"/>
        </w:rPr>
      </w:pPr>
      <w:bookmarkStart w:colFirst="0" w:colLast="0" w:name="_d0ho5jpebjl7" w:id="13"/>
      <w:bookmarkEnd w:id="13"/>
      <w:r w:rsidDel="00000000" w:rsidR="00000000" w:rsidRPr="00000000">
        <w:rPr>
          <w:b w:val="1"/>
          <w:rtl w:val="0"/>
        </w:rPr>
        <w:t xml:space="preserve">3.3. Cards</w:t>
      </w:r>
    </w:p>
    <w:p w:rsidR="00000000" w:rsidDel="00000000" w:rsidP="00000000" w:rsidRDefault="00000000" w:rsidRPr="00000000" w14:paraId="0000006F">
      <w:pPr>
        <w:spacing w:after="0" w:before="0" w:line="331.2" w:lineRule="auto"/>
        <w:jc w:val="both"/>
        <w:rPr/>
      </w:pPr>
      <w:r w:rsidDel="00000000" w:rsidR="00000000" w:rsidRPr="00000000">
        <w:rPr>
          <w:rtl w:val="0"/>
        </w:rPr>
        <w:t xml:space="preserve">There are 4 distinct types of Cards available to use for the player.</w:t>
      </w:r>
    </w:p>
    <w:p w:rsidR="00000000" w:rsidDel="00000000" w:rsidP="00000000" w:rsidRDefault="00000000" w:rsidRPr="00000000" w14:paraId="00000070">
      <w:pPr>
        <w:spacing w:after="0" w:before="0" w:line="331.2" w:lineRule="auto"/>
        <w:jc w:val="both"/>
        <w:rPr/>
      </w:pPr>
      <w:r w:rsidDel="00000000" w:rsidR="00000000" w:rsidRPr="00000000">
        <w:rPr>
          <w:rtl w:val="0"/>
        </w:rPr>
      </w:r>
    </w:p>
    <w:p w:rsidR="00000000" w:rsidDel="00000000" w:rsidP="00000000" w:rsidRDefault="00000000" w:rsidRPr="00000000" w14:paraId="00000071">
      <w:pPr>
        <w:pStyle w:val="Heading3"/>
        <w:pageBreakBefore w:val="0"/>
        <w:spacing w:after="0" w:before="0" w:line="331.2" w:lineRule="auto"/>
        <w:jc w:val="both"/>
        <w:rPr>
          <w:b w:val="1"/>
        </w:rPr>
      </w:pPr>
      <w:bookmarkStart w:colFirst="0" w:colLast="0" w:name="_ttvqvt58del8" w:id="14"/>
      <w:bookmarkEnd w:id="14"/>
      <w:r w:rsidDel="00000000" w:rsidR="00000000" w:rsidRPr="00000000">
        <w:rPr>
          <w:b w:val="1"/>
          <w:rtl w:val="0"/>
        </w:rPr>
        <w:t xml:space="preserve">3.2.1. Controller Cards</w:t>
      </w:r>
    </w:p>
    <w:p w:rsidR="00000000" w:rsidDel="00000000" w:rsidP="00000000" w:rsidRDefault="00000000" w:rsidRPr="00000000" w14:paraId="00000072">
      <w:pPr>
        <w:pageBreakBefore w:val="0"/>
        <w:spacing w:after="0" w:before="0" w:line="331.2" w:lineRule="auto"/>
        <w:jc w:val="both"/>
        <w:rPr/>
      </w:pPr>
      <w:r w:rsidDel="00000000" w:rsidR="00000000" w:rsidRPr="00000000">
        <w:rPr>
          <w:rtl w:val="0"/>
        </w:rPr>
        <w:t xml:space="preserve">Controller cards are automatically deployed at the start of a game to their specified Century section, in their owning player’s Stream.</w:t>
      </w:r>
    </w:p>
    <w:p w:rsidR="00000000" w:rsidDel="00000000" w:rsidP="00000000" w:rsidRDefault="00000000" w:rsidRPr="00000000" w14:paraId="00000073">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74">
      <w:pPr>
        <w:pageBreakBefore w:val="0"/>
        <w:spacing w:after="0" w:before="0" w:line="331.2" w:lineRule="auto"/>
        <w:jc w:val="both"/>
        <w:rPr/>
      </w:pPr>
      <w:r w:rsidDel="00000000" w:rsidR="00000000" w:rsidRPr="00000000">
        <w:rPr>
          <w:rtl w:val="0"/>
        </w:rPr>
        <w:t xml:space="preserve">Controller cards have 3 main Attributes:</w:t>
      </w:r>
    </w:p>
    <w:p w:rsidR="00000000" w:rsidDel="00000000" w:rsidP="00000000" w:rsidRDefault="00000000" w:rsidRPr="00000000" w14:paraId="00000075">
      <w:pPr>
        <w:pageBreakBefore w:val="0"/>
        <w:numPr>
          <w:ilvl w:val="0"/>
          <w:numId w:val="12"/>
        </w:numPr>
        <w:spacing w:after="0" w:before="0" w:line="331.2" w:lineRule="auto"/>
        <w:ind w:left="720" w:hanging="360"/>
        <w:jc w:val="both"/>
        <w:rPr>
          <w:u w:val="none"/>
        </w:rPr>
      </w:pPr>
      <w:r w:rsidDel="00000000" w:rsidR="00000000" w:rsidRPr="00000000">
        <w:rPr>
          <w:rtl w:val="0"/>
        </w:rPr>
        <w:t xml:space="preserve">Century: The Century section to which this Controller will be placed at the start of the game.</w:t>
      </w:r>
    </w:p>
    <w:p w:rsidR="00000000" w:rsidDel="00000000" w:rsidP="00000000" w:rsidRDefault="00000000" w:rsidRPr="00000000" w14:paraId="00000076">
      <w:pPr>
        <w:pageBreakBefore w:val="0"/>
        <w:numPr>
          <w:ilvl w:val="0"/>
          <w:numId w:val="12"/>
        </w:numPr>
        <w:spacing w:after="0" w:before="0" w:line="331.2" w:lineRule="auto"/>
        <w:ind w:left="720" w:hanging="360"/>
        <w:jc w:val="both"/>
        <w:rPr>
          <w:u w:val="none"/>
        </w:rPr>
      </w:pPr>
      <w:r w:rsidDel="00000000" w:rsidR="00000000" w:rsidRPr="00000000">
        <w:rPr>
          <w:rtl w:val="0"/>
        </w:rPr>
        <w:t xml:space="preserve">Armor: The Hit Points of the card. If this reaches 0, the owning player loses the game. If there is any Damage inflicted on the Controller, it is permanently removed from the Armor.</w:t>
      </w:r>
    </w:p>
    <w:p w:rsidR="00000000" w:rsidDel="00000000" w:rsidP="00000000" w:rsidRDefault="00000000" w:rsidRPr="00000000" w14:paraId="00000077">
      <w:pPr>
        <w:pageBreakBefore w:val="0"/>
        <w:numPr>
          <w:ilvl w:val="0"/>
          <w:numId w:val="12"/>
        </w:numPr>
        <w:spacing w:after="0" w:before="0" w:line="331.2" w:lineRule="auto"/>
        <w:ind w:left="720" w:hanging="360"/>
        <w:jc w:val="both"/>
        <w:rPr>
          <w:u w:val="none"/>
        </w:rPr>
      </w:pPr>
      <w:r w:rsidDel="00000000" w:rsidR="00000000" w:rsidRPr="00000000">
        <w:rPr>
          <w:rtl w:val="0"/>
        </w:rPr>
        <w:t xml:space="preserve">Vremenium: A resource, which may be used to activate Gear cards. Every Controller starts the game with 100 Vremenium and Vremenium does not regenerate, unless specified otherwise, and if it reaches 0, no Gear cards can be activated anymore.</w:t>
      </w:r>
    </w:p>
    <w:p w:rsidR="00000000" w:rsidDel="00000000" w:rsidP="00000000" w:rsidRDefault="00000000" w:rsidRPr="00000000" w14:paraId="00000078">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79">
      <w:pPr>
        <w:pageBreakBefore w:val="0"/>
        <w:spacing w:after="0" w:before="0" w:line="331.2" w:lineRule="auto"/>
        <w:jc w:val="both"/>
        <w:rPr/>
      </w:pPr>
      <w:r w:rsidDel="00000000" w:rsidR="00000000" w:rsidRPr="00000000">
        <w:rPr>
          <w:rtl w:val="0"/>
        </w:rPr>
        <w:t xml:space="preserve">Controller cards have 2 states:</w:t>
      </w:r>
    </w:p>
    <w:p w:rsidR="00000000" w:rsidDel="00000000" w:rsidP="00000000" w:rsidRDefault="00000000" w:rsidRPr="00000000" w14:paraId="0000007A">
      <w:pPr>
        <w:pageBreakBefore w:val="0"/>
        <w:numPr>
          <w:ilvl w:val="0"/>
          <w:numId w:val="2"/>
        </w:numPr>
        <w:spacing w:after="0" w:before="0" w:line="331.2" w:lineRule="auto"/>
        <w:ind w:left="720" w:hanging="360"/>
        <w:jc w:val="both"/>
        <w:rPr>
          <w:u w:val="none"/>
        </w:rPr>
      </w:pPr>
      <w:r w:rsidDel="00000000" w:rsidR="00000000" w:rsidRPr="00000000">
        <w:rPr>
          <w:rtl w:val="0"/>
        </w:rPr>
        <w:t xml:space="preserve">Active: On the Board</w:t>
      </w:r>
    </w:p>
    <w:p w:rsidR="00000000" w:rsidDel="00000000" w:rsidP="00000000" w:rsidRDefault="00000000" w:rsidRPr="00000000" w14:paraId="0000007B">
      <w:pPr>
        <w:pageBreakBefore w:val="0"/>
        <w:numPr>
          <w:ilvl w:val="0"/>
          <w:numId w:val="2"/>
        </w:numPr>
        <w:spacing w:after="0" w:before="0" w:line="331.2" w:lineRule="auto"/>
        <w:ind w:left="720" w:hanging="360"/>
        <w:jc w:val="both"/>
        <w:rPr>
          <w:u w:val="none"/>
        </w:rPr>
      </w:pPr>
      <w:r w:rsidDel="00000000" w:rsidR="00000000" w:rsidRPr="00000000">
        <w:rPr>
          <w:rtl w:val="0"/>
        </w:rPr>
        <w:t xml:space="preserve">Destroyed: Entered when Armor reaches 0, which ends the game with a lose state for the owning player and a win state for the opponent player</w:t>
      </w:r>
    </w:p>
    <w:p w:rsidR="00000000" w:rsidDel="00000000" w:rsidP="00000000" w:rsidRDefault="00000000" w:rsidRPr="00000000" w14:paraId="0000007C">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7D">
      <w:pPr>
        <w:pStyle w:val="Heading3"/>
        <w:pageBreakBefore w:val="0"/>
        <w:spacing w:after="0" w:before="0" w:line="331.2" w:lineRule="auto"/>
        <w:jc w:val="both"/>
        <w:rPr>
          <w:b w:val="1"/>
        </w:rPr>
      </w:pPr>
      <w:bookmarkStart w:colFirst="0" w:colLast="0" w:name="_g38xk2k2z9pp" w:id="15"/>
      <w:bookmarkEnd w:id="15"/>
      <w:r w:rsidDel="00000000" w:rsidR="00000000" w:rsidRPr="00000000">
        <w:rPr>
          <w:b w:val="1"/>
          <w:rtl w:val="0"/>
        </w:rPr>
        <w:t xml:space="preserve">3.2.2. Operator Cards</w:t>
      </w:r>
    </w:p>
    <w:p w:rsidR="00000000" w:rsidDel="00000000" w:rsidP="00000000" w:rsidRDefault="00000000" w:rsidRPr="00000000" w14:paraId="0000007E">
      <w:pPr>
        <w:spacing w:after="0" w:before="0" w:line="331.2" w:lineRule="auto"/>
        <w:jc w:val="both"/>
        <w:rPr/>
      </w:pPr>
      <w:r w:rsidDel="00000000" w:rsidR="00000000" w:rsidRPr="00000000">
        <w:rPr>
          <w:rtl w:val="0"/>
        </w:rPr>
        <w:t xml:space="preserve">Operator cards have 5 main Attributes:</w:t>
      </w:r>
    </w:p>
    <w:p w:rsidR="00000000" w:rsidDel="00000000" w:rsidP="00000000" w:rsidRDefault="00000000" w:rsidRPr="00000000" w14:paraId="0000007F">
      <w:pPr>
        <w:numPr>
          <w:ilvl w:val="0"/>
          <w:numId w:val="10"/>
        </w:numPr>
        <w:spacing w:after="0" w:before="0" w:line="331.2" w:lineRule="auto"/>
        <w:ind w:left="720" w:hanging="360"/>
        <w:jc w:val="both"/>
        <w:rPr>
          <w:u w:val="none"/>
        </w:rPr>
      </w:pPr>
      <w:r w:rsidDel="00000000" w:rsidR="00000000" w:rsidRPr="00000000">
        <w:rPr>
          <w:rtl w:val="0"/>
        </w:rPr>
        <w:t xml:space="preserve">Century: The Century section to which this Operator will be placed when it is first played.</w:t>
      </w:r>
    </w:p>
    <w:p w:rsidR="00000000" w:rsidDel="00000000" w:rsidP="00000000" w:rsidRDefault="00000000" w:rsidRPr="00000000" w14:paraId="00000080">
      <w:pPr>
        <w:numPr>
          <w:ilvl w:val="0"/>
          <w:numId w:val="10"/>
        </w:numPr>
        <w:spacing w:after="0" w:before="0" w:line="331.2" w:lineRule="auto"/>
        <w:ind w:left="720" w:hanging="360"/>
        <w:jc w:val="both"/>
        <w:rPr>
          <w:u w:val="none"/>
        </w:rPr>
      </w:pPr>
      <w:r w:rsidDel="00000000" w:rsidR="00000000" w:rsidRPr="00000000">
        <w:rPr>
          <w:rtl w:val="0"/>
        </w:rPr>
        <w:t xml:space="preserve">Defense: The Hit Points of the card, used to handle Damage. If this reaches 0 through inflicting Damage, the Operator will be disabled, unable to act for 1 turn, and is vulnerable to Disintegration, removing it from play completely from the current game.</w:t>
      </w:r>
    </w:p>
    <w:p w:rsidR="00000000" w:rsidDel="00000000" w:rsidP="00000000" w:rsidRDefault="00000000" w:rsidRPr="00000000" w14:paraId="00000081">
      <w:pPr>
        <w:numPr>
          <w:ilvl w:val="1"/>
          <w:numId w:val="10"/>
        </w:numPr>
        <w:spacing w:after="0" w:before="0" w:line="331.2" w:lineRule="auto"/>
        <w:ind w:left="1440" w:hanging="360"/>
        <w:jc w:val="both"/>
        <w:rPr>
          <w:u w:val="none"/>
        </w:rPr>
      </w:pPr>
      <w:r w:rsidDel="00000000" w:rsidR="00000000" w:rsidRPr="00000000">
        <w:rPr>
          <w:rtl w:val="0"/>
        </w:rPr>
        <w:t xml:space="preserve">Maximum Defense: The default maximum value that the Operator starts out with and starts every player turn with</w:t>
      </w:r>
    </w:p>
    <w:p w:rsidR="00000000" w:rsidDel="00000000" w:rsidP="00000000" w:rsidRDefault="00000000" w:rsidRPr="00000000" w14:paraId="00000082">
      <w:pPr>
        <w:numPr>
          <w:ilvl w:val="1"/>
          <w:numId w:val="10"/>
        </w:numPr>
        <w:spacing w:after="0" w:before="0" w:line="331.2" w:lineRule="auto"/>
        <w:ind w:left="1440" w:hanging="360"/>
        <w:jc w:val="both"/>
        <w:rPr>
          <w:u w:val="none"/>
        </w:rPr>
      </w:pPr>
      <w:r w:rsidDel="00000000" w:rsidR="00000000" w:rsidRPr="00000000">
        <w:rPr>
          <w:rtl w:val="0"/>
        </w:rPr>
        <w:t xml:space="preserve">Current Defense: The current value of the Operator taking into account any pending effects from Abilities in a player turn</w:t>
      </w:r>
    </w:p>
    <w:p w:rsidR="00000000" w:rsidDel="00000000" w:rsidP="00000000" w:rsidRDefault="00000000" w:rsidRPr="00000000" w14:paraId="00000083">
      <w:pPr>
        <w:numPr>
          <w:ilvl w:val="0"/>
          <w:numId w:val="10"/>
        </w:numPr>
        <w:spacing w:after="0" w:before="0" w:line="331.2" w:lineRule="auto"/>
        <w:ind w:left="720" w:hanging="360"/>
        <w:jc w:val="both"/>
      </w:pPr>
      <w:r w:rsidDel="00000000" w:rsidR="00000000" w:rsidRPr="00000000">
        <w:rPr>
          <w:rtl w:val="0"/>
        </w:rPr>
        <w:t xml:space="preserve">Armor: An additional Hit Points attribute. If the Operator has any Armor, then Damage that is directed at the Operator is first subtracted from the Armor and then Defense.</w:t>
      </w:r>
    </w:p>
    <w:p w:rsidR="00000000" w:rsidDel="00000000" w:rsidP="00000000" w:rsidRDefault="00000000" w:rsidRPr="00000000" w14:paraId="00000084">
      <w:pPr>
        <w:numPr>
          <w:ilvl w:val="0"/>
          <w:numId w:val="10"/>
        </w:numPr>
        <w:spacing w:after="0" w:before="0" w:line="331.2" w:lineRule="auto"/>
        <w:ind w:left="720" w:hanging="360"/>
        <w:jc w:val="both"/>
        <w:rPr>
          <w:u w:val="none"/>
        </w:rPr>
      </w:pPr>
      <w:r w:rsidDel="00000000" w:rsidR="00000000" w:rsidRPr="00000000">
        <w:rPr>
          <w:rtl w:val="0"/>
        </w:rPr>
        <w:t xml:space="preserve">Play Cost: How many and which types of Agenda the player must spend to put the Operator on the Board and make them Active</w:t>
      </w:r>
    </w:p>
    <w:p w:rsidR="00000000" w:rsidDel="00000000" w:rsidP="00000000" w:rsidRDefault="00000000" w:rsidRPr="00000000" w14:paraId="00000085">
      <w:pPr>
        <w:numPr>
          <w:ilvl w:val="0"/>
          <w:numId w:val="10"/>
        </w:numPr>
        <w:spacing w:after="0" w:before="0" w:line="331.2" w:lineRule="auto"/>
        <w:ind w:left="720" w:hanging="360"/>
        <w:jc w:val="both"/>
        <w:rPr>
          <w:u w:val="none"/>
        </w:rPr>
      </w:pPr>
      <w:r w:rsidDel="00000000" w:rsidR="00000000" w:rsidRPr="00000000">
        <w:rPr>
          <w:rtl w:val="0"/>
        </w:rPr>
        <w:t xml:space="preserve">Ability Costs: How many and which types of Agenda the player must spend to activate an Ability</w:t>
      </w:r>
    </w:p>
    <w:p w:rsidR="00000000" w:rsidDel="00000000" w:rsidP="00000000" w:rsidRDefault="00000000" w:rsidRPr="00000000" w14:paraId="00000086">
      <w:pPr>
        <w:spacing w:after="0" w:before="0" w:line="331.2" w:lineRule="auto"/>
        <w:ind w:left="0" w:firstLine="0"/>
        <w:jc w:val="both"/>
        <w:rPr/>
      </w:pPr>
      <w:r w:rsidDel="00000000" w:rsidR="00000000" w:rsidRPr="00000000">
        <w:rPr>
          <w:rtl w:val="0"/>
        </w:rPr>
      </w:r>
    </w:p>
    <w:p w:rsidR="00000000" w:rsidDel="00000000" w:rsidP="00000000" w:rsidRDefault="00000000" w:rsidRPr="00000000" w14:paraId="00000087">
      <w:pPr>
        <w:spacing w:after="0" w:before="0" w:line="331.2" w:lineRule="auto"/>
        <w:ind w:left="0" w:firstLine="0"/>
        <w:jc w:val="both"/>
        <w:rPr/>
      </w:pPr>
      <w:r w:rsidDel="00000000" w:rsidR="00000000" w:rsidRPr="00000000">
        <w:rPr>
          <w:rtl w:val="0"/>
        </w:rPr>
        <w:t xml:space="preserve">Operator cards have 2 Gear slots, 1 Offensive and 1 Defensive, which can be filled with the corresponding type of Gear cards. If a Gear card is Equipped by an Operator, it may be activated for its corresponding Vremenium Cost when the Operator is made Active.</w:t>
      </w:r>
    </w:p>
    <w:p w:rsidR="00000000" w:rsidDel="00000000" w:rsidP="00000000" w:rsidRDefault="00000000" w:rsidRPr="00000000" w14:paraId="00000088">
      <w:pPr>
        <w:spacing w:after="0" w:before="0" w:line="331.2" w:lineRule="auto"/>
        <w:ind w:left="0" w:firstLine="0"/>
        <w:jc w:val="both"/>
        <w:rPr/>
      </w:pPr>
      <w:r w:rsidDel="00000000" w:rsidR="00000000" w:rsidRPr="00000000">
        <w:rPr>
          <w:rtl w:val="0"/>
        </w:rPr>
      </w:r>
    </w:p>
    <w:p w:rsidR="00000000" w:rsidDel="00000000" w:rsidP="00000000" w:rsidRDefault="00000000" w:rsidRPr="00000000" w14:paraId="00000089">
      <w:pPr>
        <w:spacing w:after="0" w:before="0" w:line="331.2" w:lineRule="auto"/>
        <w:jc w:val="both"/>
        <w:rPr/>
      </w:pPr>
      <w:r w:rsidDel="00000000" w:rsidR="00000000" w:rsidRPr="00000000">
        <w:rPr>
          <w:rtl w:val="0"/>
        </w:rPr>
        <w:t xml:space="preserve">Operator cards have 4 states:</w:t>
      </w:r>
    </w:p>
    <w:p w:rsidR="00000000" w:rsidDel="00000000" w:rsidP="00000000" w:rsidRDefault="00000000" w:rsidRPr="00000000" w14:paraId="0000008A">
      <w:pPr>
        <w:numPr>
          <w:ilvl w:val="0"/>
          <w:numId w:val="14"/>
        </w:numPr>
        <w:spacing w:after="0" w:before="0" w:line="331.2" w:lineRule="auto"/>
        <w:ind w:left="720" w:hanging="360"/>
        <w:jc w:val="both"/>
      </w:pPr>
      <w:r w:rsidDel="00000000" w:rsidR="00000000" w:rsidRPr="00000000">
        <w:rPr>
          <w:rtl w:val="0"/>
        </w:rPr>
        <w:t xml:space="preserve">Inactive: In the player’s hand.</w:t>
      </w:r>
    </w:p>
    <w:p w:rsidR="00000000" w:rsidDel="00000000" w:rsidP="00000000" w:rsidRDefault="00000000" w:rsidRPr="00000000" w14:paraId="0000008B">
      <w:pPr>
        <w:numPr>
          <w:ilvl w:val="0"/>
          <w:numId w:val="14"/>
        </w:numPr>
        <w:spacing w:after="0" w:before="0" w:line="331.2" w:lineRule="auto"/>
        <w:ind w:left="720" w:hanging="360"/>
        <w:jc w:val="both"/>
      </w:pPr>
      <w:r w:rsidDel="00000000" w:rsidR="00000000" w:rsidRPr="00000000">
        <w:rPr>
          <w:rtl w:val="0"/>
        </w:rPr>
        <w:t xml:space="preserve">Active: On the Board</w:t>
      </w:r>
    </w:p>
    <w:p w:rsidR="00000000" w:rsidDel="00000000" w:rsidP="00000000" w:rsidRDefault="00000000" w:rsidRPr="00000000" w14:paraId="0000008C">
      <w:pPr>
        <w:numPr>
          <w:ilvl w:val="0"/>
          <w:numId w:val="14"/>
        </w:numPr>
        <w:spacing w:after="0" w:before="0" w:line="331.2" w:lineRule="auto"/>
        <w:ind w:left="720" w:hanging="360"/>
        <w:jc w:val="both"/>
      </w:pPr>
      <w:r w:rsidDel="00000000" w:rsidR="00000000" w:rsidRPr="00000000">
        <w:rPr>
          <w:rtl w:val="0"/>
        </w:rPr>
        <w:t xml:space="preserve">Disabled: Unable to be used temporarily, vulnerable to Disintegration</w:t>
      </w:r>
    </w:p>
    <w:p w:rsidR="00000000" w:rsidDel="00000000" w:rsidP="00000000" w:rsidRDefault="00000000" w:rsidRPr="00000000" w14:paraId="0000008D">
      <w:pPr>
        <w:numPr>
          <w:ilvl w:val="0"/>
          <w:numId w:val="14"/>
        </w:numPr>
        <w:spacing w:after="0" w:before="0" w:line="331.2" w:lineRule="auto"/>
        <w:ind w:left="720" w:hanging="360"/>
        <w:jc w:val="both"/>
        <w:rPr>
          <w:u w:val="none"/>
        </w:rPr>
      </w:pPr>
      <w:r w:rsidDel="00000000" w:rsidR="00000000" w:rsidRPr="00000000">
        <w:rPr>
          <w:rtl w:val="0"/>
        </w:rPr>
        <w:t xml:space="preserve">Disintegrated: Unable to be used permanently, removed from the current game session</w:t>
      </w:r>
    </w:p>
    <w:p w:rsidR="00000000" w:rsidDel="00000000" w:rsidP="00000000" w:rsidRDefault="00000000" w:rsidRPr="00000000" w14:paraId="0000008E">
      <w:pPr>
        <w:spacing w:after="0" w:before="0" w:line="331.2" w:lineRule="auto"/>
        <w:jc w:val="both"/>
        <w:rPr/>
      </w:pPr>
      <w:r w:rsidDel="00000000" w:rsidR="00000000" w:rsidRPr="00000000">
        <w:rPr>
          <w:rtl w:val="0"/>
        </w:rPr>
      </w:r>
    </w:p>
    <w:p w:rsidR="00000000" w:rsidDel="00000000" w:rsidP="00000000" w:rsidRDefault="00000000" w:rsidRPr="00000000" w14:paraId="0000008F">
      <w:pPr>
        <w:spacing w:after="0" w:before="0" w:line="331.2" w:lineRule="auto"/>
        <w:jc w:val="both"/>
        <w:rPr/>
      </w:pPr>
      <w:r w:rsidDel="00000000" w:rsidR="00000000" w:rsidRPr="00000000">
        <w:rPr>
          <w:rtl w:val="0"/>
        </w:rPr>
        <w:t xml:space="preserve">Operators become Disabled, meaning that they cannot be used for 1 player turn, if during 1 player turn their Defense is lowered to 0. Visually, the Operator card is then turned sideways to indicate the Disabled state. Being in the Disabled state makes the Operator vulnerable to Disintegration, which will permanently remove the Operator from play from the current game.</w:t>
      </w:r>
    </w:p>
    <w:p w:rsidR="00000000" w:rsidDel="00000000" w:rsidP="00000000" w:rsidRDefault="00000000" w:rsidRPr="00000000" w14:paraId="00000090">
      <w:pPr>
        <w:spacing w:after="0" w:before="0" w:line="331.2" w:lineRule="auto"/>
        <w:jc w:val="both"/>
        <w:rPr/>
      </w:pPr>
      <w:r w:rsidDel="00000000" w:rsidR="00000000" w:rsidRPr="00000000">
        <w:rPr>
          <w:rtl w:val="0"/>
        </w:rPr>
      </w:r>
    </w:p>
    <w:p w:rsidR="00000000" w:rsidDel="00000000" w:rsidP="00000000" w:rsidRDefault="00000000" w:rsidRPr="00000000" w14:paraId="00000091">
      <w:pPr>
        <w:pStyle w:val="Heading3"/>
        <w:spacing w:after="0" w:before="0" w:line="331.2" w:lineRule="auto"/>
        <w:jc w:val="both"/>
        <w:rPr>
          <w:b w:val="1"/>
        </w:rPr>
      </w:pPr>
      <w:bookmarkStart w:colFirst="0" w:colLast="0" w:name="_214sb72gsxg2" w:id="16"/>
      <w:bookmarkEnd w:id="16"/>
      <w:r w:rsidDel="00000000" w:rsidR="00000000" w:rsidRPr="00000000">
        <w:rPr>
          <w:b w:val="1"/>
          <w:rtl w:val="0"/>
        </w:rPr>
        <w:t xml:space="preserve">3.2.3. Gear Cards</w:t>
      </w:r>
    </w:p>
    <w:p w:rsidR="00000000" w:rsidDel="00000000" w:rsidP="00000000" w:rsidRDefault="00000000" w:rsidRPr="00000000" w14:paraId="00000092">
      <w:pPr>
        <w:spacing w:after="0" w:before="0" w:line="331.2" w:lineRule="auto"/>
        <w:rPr/>
      </w:pPr>
      <w:r w:rsidDel="00000000" w:rsidR="00000000" w:rsidRPr="00000000">
        <w:rPr>
          <w:rtl w:val="0"/>
        </w:rPr>
        <w:t xml:space="preserve">Gear cards have 3 main Attributes:</w:t>
      </w:r>
    </w:p>
    <w:p w:rsidR="00000000" w:rsidDel="00000000" w:rsidP="00000000" w:rsidRDefault="00000000" w:rsidRPr="00000000" w14:paraId="00000093">
      <w:pPr>
        <w:numPr>
          <w:ilvl w:val="0"/>
          <w:numId w:val="1"/>
        </w:numPr>
        <w:spacing w:after="0" w:before="0" w:line="331.2" w:lineRule="auto"/>
        <w:ind w:left="720" w:hanging="360"/>
        <w:rPr>
          <w:u w:val="none"/>
        </w:rPr>
      </w:pPr>
      <w:r w:rsidDel="00000000" w:rsidR="00000000" w:rsidRPr="00000000">
        <w:rPr>
          <w:rtl w:val="0"/>
        </w:rPr>
        <w:t xml:space="preserve">Vremenium Cost: How many Vremenium Points must be spent from the owning player’s Controller to activate the Gear.</w:t>
      </w:r>
    </w:p>
    <w:p w:rsidR="00000000" w:rsidDel="00000000" w:rsidP="00000000" w:rsidRDefault="00000000" w:rsidRPr="00000000" w14:paraId="00000094">
      <w:pPr>
        <w:numPr>
          <w:ilvl w:val="0"/>
          <w:numId w:val="1"/>
        </w:numPr>
        <w:spacing w:after="0" w:before="0" w:line="331.2" w:lineRule="auto"/>
        <w:ind w:left="720" w:hanging="360"/>
        <w:rPr>
          <w:u w:val="none"/>
        </w:rPr>
      </w:pPr>
      <w:r w:rsidDel="00000000" w:rsidR="00000000" w:rsidRPr="00000000">
        <w:rPr>
          <w:rtl w:val="0"/>
        </w:rPr>
        <w:t xml:space="preserve">Category: Each Gear card is either a Weapon, Tech or Relic, which is used to describe its basic use case. Weapons are mostly to inflict Damage, Tech mostly manipulates Attributes and Relics have special, unique effects that affect the game state</w:t>
      </w:r>
    </w:p>
    <w:p w:rsidR="00000000" w:rsidDel="00000000" w:rsidP="00000000" w:rsidRDefault="00000000" w:rsidRPr="00000000" w14:paraId="00000095">
      <w:pPr>
        <w:numPr>
          <w:ilvl w:val="0"/>
          <w:numId w:val="1"/>
        </w:numPr>
        <w:spacing w:after="0" w:before="0" w:line="331.2" w:lineRule="auto"/>
        <w:ind w:left="720" w:hanging="360"/>
        <w:rPr>
          <w:u w:val="none"/>
        </w:rPr>
      </w:pPr>
      <w:del w:author="Ilya Dorman" w:id="1" w:date="2022-07-30T13:29:02Z">
        <w:r w:rsidDel="00000000" w:rsidR="00000000" w:rsidRPr="00000000">
          <w:rPr>
            <w:rtl w:val="0"/>
          </w:rPr>
          <w:delText xml:space="preserve">Type: A Gear card can be either Offensive or Defensive, which determines the slot that it may be inserted into for an Operator.</w:delText>
        </w:r>
      </w:del>
      <w:ins w:author="Ilya Dorman" w:id="2" w:date="2022-07-30T13:29:09Z">
        <w:r w:rsidDel="00000000" w:rsidR="00000000" w:rsidRPr="00000000">
          <w:rPr>
            <w:rtl w:val="0"/>
          </w:rPr>
          <w:t xml:space="preserve">Each category has multiple types and some are identical between categories. An operator cannot use the same type in both slots, even if the category is different. For example: Mori has 1 Weapon and 1 Relic slots. So he cannot use the Assault type in both.</w:t>
        </w:r>
      </w:ins>
      <w:r w:rsidDel="00000000" w:rsidR="00000000" w:rsidRPr="00000000">
        <w:rPr>
          <w:rtl w:val="0"/>
        </w:rPr>
      </w:r>
    </w:p>
    <w:p w:rsidR="00000000" w:rsidDel="00000000" w:rsidP="00000000" w:rsidRDefault="00000000" w:rsidRPr="00000000" w14:paraId="00000096">
      <w:pPr>
        <w:spacing w:after="0" w:before="0" w:line="331.2" w:lineRule="auto"/>
        <w:rPr/>
      </w:pPr>
      <w:r w:rsidDel="00000000" w:rsidR="00000000" w:rsidRPr="00000000">
        <w:rPr>
          <w:rtl w:val="0"/>
        </w:rPr>
      </w:r>
    </w:p>
    <w:p w:rsidR="00000000" w:rsidDel="00000000" w:rsidP="00000000" w:rsidRDefault="00000000" w:rsidRPr="00000000" w14:paraId="00000097">
      <w:pPr>
        <w:spacing w:after="0" w:before="0" w:line="331.2" w:lineRule="auto"/>
        <w:rPr/>
      </w:pPr>
      <w:r w:rsidDel="00000000" w:rsidR="00000000" w:rsidRPr="00000000">
        <w:rPr>
          <w:rtl w:val="0"/>
        </w:rPr>
        <w:t xml:space="preserve">Gear cards have 5 states:</w:t>
      </w:r>
    </w:p>
    <w:p w:rsidR="00000000" w:rsidDel="00000000" w:rsidP="00000000" w:rsidRDefault="00000000" w:rsidRPr="00000000" w14:paraId="00000098">
      <w:pPr>
        <w:numPr>
          <w:ilvl w:val="0"/>
          <w:numId w:val="16"/>
        </w:numPr>
        <w:spacing w:after="0" w:before="0" w:line="331.2" w:lineRule="auto"/>
        <w:ind w:left="720" w:hanging="360"/>
        <w:rPr>
          <w:u w:val="none"/>
        </w:rPr>
      </w:pPr>
      <w:del w:author="Ilya Dorman" w:id="3" w:date="2022-07-30T13:31:10Z">
        <w:commentRangeStart w:id="9"/>
        <w:r w:rsidDel="00000000" w:rsidR="00000000" w:rsidRPr="00000000">
          <w:rPr>
            <w:rtl w:val="0"/>
          </w:rPr>
          <w:delText xml:space="preserve">Inactive: In the player’s hand</w:delText>
        </w:r>
      </w:del>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9">
      <w:pPr>
        <w:numPr>
          <w:ilvl w:val="0"/>
          <w:numId w:val="16"/>
        </w:numPr>
        <w:spacing w:after="0" w:before="0" w:line="331.2" w:lineRule="auto"/>
        <w:ind w:left="720" w:hanging="360"/>
        <w:rPr>
          <w:u w:val="none"/>
        </w:rPr>
      </w:pPr>
      <w:r w:rsidDel="00000000" w:rsidR="00000000" w:rsidRPr="00000000">
        <w:rPr>
          <w:rtl w:val="0"/>
        </w:rPr>
        <w:t xml:space="preserve">Equipped: In an Operator’s slot</w:t>
      </w:r>
    </w:p>
    <w:p w:rsidR="00000000" w:rsidDel="00000000" w:rsidP="00000000" w:rsidRDefault="00000000" w:rsidRPr="00000000" w14:paraId="0000009A">
      <w:pPr>
        <w:numPr>
          <w:ilvl w:val="0"/>
          <w:numId w:val="16"/>
        </w:numPr>
        <w:spacing w:after="0" w:before="0" w:line="331.2" w:lineRule="auto"/>
        <w:ind w:left="720" w:hanging="360"/>
        <w:rPr>
          <w:u w:val="none"/>
        </w:rPr>
      </w:pPr>
      <w:r w:rsidDel="00000000" w:rsidR="00000000" w:rsidRPr="00000000">
        <w:rPr>
          <w:rtl w:val="0"/>
        </w:rPr>
        <w:t xml:space="preserve">Charged: In an Operator’s slot and charged with Vremenium, ready to be used</w:t>
      </w:r>
    </w:p>
    <w:p w:rsidR="00000000" w:rsidDel="00000000" w:rsidP="00000000" w:rsidRDefault="00000000" w:rsidRPr="00000000" w14:paraId="0000009B">
      <w:pPr>
        <w:numPr>
          <w:ilvl w:val="0"/>
          <w:numId w:val="16"/>
        </w:numPr>
        <w:spacing w:after="0" w:before="0" w:line="331.2" w:lineRule="auto"/>
        <w:ind w:left="720" w:hanging="360"/>
        <w:rPr>
          <w:u w:val="none"/>
        </w:rPr>
      </w:pPr>
      <w:r w:rsidDel="00000000" w:rsidR="00000000" w:rsidRPr="00000000">
        <w:rPr>
          <w:rtl w:val="0"/>
        </w:rPr>
        <w:t xml:space="preserve">Deployed: </w:t>
      </w:r>
      <w:commentRangeStart w:id="10"/>
      <w:r w:rsidDel="00000000" w:rsidR="00000000" w:rsidRPr="00000000">
        <w:rPr>
          <w:rtl w:val="0"/>
        </w:rPr>
        <w:t xml:space="preserve">Waiting to be triggered by an event in the game state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C">
      <w:pPr>
        <w:numPr>
          <w:ilvl w:val="0"/>
          <w:numId w:val="16"/>
        </w:numPr>
        <w:spacing w:after="0" w:before="0" w:line="331.2" w:lineRule="auto"/>
        <w:ind w:left="720" w:hanging="360"/>
        <w:rPr>
          <w:u w:val="none"/>
        </w:rPr>
      </w:pPr>
      <w:ins w:author="Ilya Dorman" w:id="4" w:date="2022-07-30T13:32:37Z">
        <w:commentRangeStart w:id="11"/>
        <w:r w:rsidDel="00000000" w:rsidR="00000000" w:rsidRPr="00000000">
          <w:rPr>
            <w:rtl w:val="0"/>
          </w:rPr>
          <w:t xml:space="preserve">Depleted</w:t>
        </w:r>
      </w:ins>
      <w:del w:author="Ilya Dorman" w:id="4" w:date="2022-07-30T13:32:37Z">
        <w:commentRangeEnd w:id="11"/>
        <w:r w:rsidDel="00000000" w:rsidR="00000000" w:rsidRPr="00000000">
          <w:commentReference w:id="11"/>
        </w:r>
        <w:r w:rsidDel="00000000" w:rsidR="00000000" w:rsidRPr="00000000">
          <w:rPr>
            <w:rtl w:val="0"/>
          </w:rPr>
          <w:delText xml:space="preserve">Activated</w:delText>
        </w:r>
      </w:del>
      <w:r w:rsidDel="00000000" w:rsidR="00000000" w:rsidRPr="00000000">
        <w:rPr>
          <w:rtl w:val="0"/>
        </w:rPr>
        <w:t xml:space="preserve">: Used, and cannot be used anymore in the current game session</w:t>
      </w:r>
    </w:p>
    <w:p w:rsidR="00000000" w:rsidDel="00000000" w:rsidP="00000000" w:rsidRDefault="00000000" w:rsidRPr="00000000" w14:paraId="0000009D">
      <w:pPr>
        <w:spacing w:after="0" w:before="0" w:line="331.2" w:lineRule="auto"/>
        <w:rPr/>
      </w:pPr>
      <w:r w:rsidDel="00000000" w:rsidR="00000000" w:rsidRPr="00000000">
        <w:rPr>
          <w:rtl w:val="0"/>
        </w:rPr>
      </w:r>
    </w:p>
    <w:p w:rsidR="00000000" w:rsidDel="00000000" w:rsidP="00000000" w:rsidRDefault="00000000" w:rsidRPr="00000000" w14:paraId="0000009E">
      <w:pPr>
        <w:spacing w:after="0" w:before="0" w:line="331.2" w:lineRule="auto"/>
        <w:rPr/>
      </w:pPr>
      <w:r w:rsidDel="00000000" w:rsidR="00000000" w:rsidRPr="00000000">
        <w:rPr>
          <w:rtl w:val="0"/>
        </w:rPr>
        <w:t xml:space="preserve">Gear cards are immediately discarded when activated, unless specified otherwise or they are Deployable, in which case it is removed when the effect is finished or when the Gear card is destroyed. When a Gear card is Deployed, it may be targeted by the opponent with cards that target Gear cards or that inflict Damage, to destroy them before their effects are triggered.</w:t>
      </w:r>
    </w:p>
    <w:p w:rsidR="00000000" w:rsidDel="00000000" w:rsidP="00000000" w:rsidRDefault="00000000" w:rsidRPr="00000000" w14:paraId="0000009F">
      <w:pPr>
        <w:spacing w:after="0" w:before="0" w:line="331.2" w:lineRule="auto"/>
        <w:rPr/>
      </w:pPr>
      <w:r w:rsidDel="00000000" w:rsidR="00000000" w:rsidRPr="00000000">
        <w:rPr>
          <w:rtl w:val="0"/>
        </w:rPr>
      </w:r>
    </w:p>
    <w:p w:rsidR="00000000" w:rsidDel="00000000" w:rsidP="00000000" w:rsidRDefault="00000000" w:rsidRPr="00000000" w14:paraId="000000A0">
      <w:pPr>
        <w:numPr>
          <w:ilvl w:val="0"/>
          <w:numId w:val="3"/>
        </w:numPr>
        <w:spacing w:after="0" w:before="0" w:line="331.2" w:lineRule="auto"/>
        <w:ind w:left="720" w:hanging="360"/>
        <w:rPr>
          <w:u w:val="none"/>
        </w:rPr>
      </w:pPr>
      <w:r w:rsidDel="00000000" w:rsidR="00000000" w:rsidRPr="00000000">
        <w:rPr>
          <w:rtl w:val="0"/>
        </w:rPr>
        <w:t xml:space="preserve">Deployed Gear cards may be destroyed by any Strike ability or any Ability or other Gear card that destroys Gear cards.</w:t>
      </w:r>
    </w:p>
    <w:p w:rsidR="00000000" w:rsidDel="00000000" w:rsidP="00000000" w:rsidRDefault="00000000" w:rsidRPr="00000000" w14:paraId="000000A1">
      <w:pPr>
        <w:numPr>
          <w:ilvl w:val="0"/>
          <w:numId w:val="3"/>
        </w:numPr>
        <w:spacing w:after="0" w:before="0" w:line="331.2" w:lineRule="auto"/>
        <w:ind w:left="720" w:hanging="360"/>
        <w:rPr>
          <w:u w:val="none"/>
        </w:rPr>
      </w:pPr>
      <w:r w:rsidDel="00000000" w:rsidR="00000000" w:rsidRPr="00000000">
        <w:rPr>
          <w:rtl w:val="0"/>
        </w:rPr>
        <w:t xml:space="preserve">Gear cards are hidden to the opponent until they are Activated or Deployed.</w:t>
      </w:r>
    </w:p>
    <w:p w:rsidR="00000000" w:rsidDel="00000000" w:rsidP="00000000" w:rsidRDefault="00000000" w:rsidRPr="00000000" w14:paraId="000000A2">
      <w:pPr>
        <w:numPr>
          <w:ilvl w:val="0"/>
          <w:numId w:val="3"/>
        </w:numPr>
        <w:spacing w:after="0" w:before="0" w:line="331.2" w:lineRule="auto"/>
        <w:ind w:left="720" w:hanging="360"/>
        <w:rPr>
          <w:u w:val="none"/>
        </w:rPr>
      </w:pPr>
      <w:r w:rsidDel="00000000" w:rsidR="00000000" w:rsidRPr="00000000">
        <w:rPr>
          <w:rtl w:val="0"/>
        </w:rPr>
        <w:t xml:space="preserve">Gear cards may only be activated if they are Charged, and each player turn the player may only set one Gear card to be Activated.</w:t>
      </w:r>
      <w:r w:rsidDel="00000000" w:rsidR="00000000" w:rsidRPr="00000000">
        <w:rPr>
          <w:rtl w:val="0"/>
        </w:rPr>
      </w:r>
    </w:p>
    <w:p w:rsidR="00000000" w:rsidDel="00000000" w:rsidP="00000000" w:rsidRDefault="00000000" w:rsidRPr="00000000" w14:paraId="000000A3">
      <w:pPr>
        <w:spacing w:after="0" w:before="0" w:line="331.2" w:lineRule="auto"/>
        <w:jc w:val="both"/>
        <w:rPr/>
      </w:pPr>
      <w:r w:rsidDel="00000000" w:rsidR="00000000" w:rsidRPr="00000000">
        <w:rPr>
          <w:rtl w:val="0"/>
        </w:rPr>
      </w:r>
    </w:p>
    <w:p w:rsidR="00000000" w:rsidDel="00000000" w:rsidP="00000000" w:rsidRDefault="00000000" w:rsidRPr="00000000" w14:paraId="000000A4">
      <w:pPr>
        <w:pStyle w:val="Heading3"/>
        <w:spacing w:after="0" w:before="0" w:line="331.2" w:lineRule="auto"/>
        <w:jc w:val="both"/>
        <w:rPr>
          <w:b w:val="1"/>
        </w:rPr>
      </w:pPr>
      <w:bookmarkStart w:colFirst="0" w:colLast="0" w:name="_vrvxfauxk9zs" w:id="17"/>
      <w:bookmarkEnd w:id="17"/>
      <w:r w:rsidDel="00000000" w:rsidR="00000000" w:rsidRPr="00000000">
        <w:rPr>
          <w:b w:val="1"/>
          <w:rtl w:val="0"/>
        </w:rPr>
        <w:t xml:space="preserve">3.2.4. Turnpoint Cards</w:t>
      </w:r>
    </w:p>
    <w:p w:rsidR="00000000" w:rsidDel="00000000" w:rsidP="00000000" w:rsidRDefault="00000000" w:rsidRPr="00000000" w14:paraId="000000A5">
      <w:pPr>
        <w:spacing w:after="0" w:before="0" w:line="331.2" w:lineRule="auto"/>
        <w:jc w:val="both"/>
        <w:rPr/>
      </w:pPr>
      <w:r w:rsidDel="00000000" w:rsidR="00000000" w:rsidRPr="00000000">
        <w:rPr>
          <w:rtl w:val="0"/>
        </w:rPr>
        <w:t xml:space="preserve">Turnpoint cards have 1 main Attribute:</w:t>
      </w:r>
    </w:p>
    <w:p w:rsidR="00000000" w:rsidDel="00000000" w:rsidP="00000000" w:rsidRDefault="00000000" w:rsidRPr="00000000" w14:paraId="000000A6">
      <w:pPr>
        <w:numPr>
          <w:ilvl w:val="0"/>
          <w:numId w:val="13"/>
        </w:numPr>
        <w:spacing w:after="0" w:before="0" w:line="331.2" w:lineRule="auto"/>
        <w:ind w:left="720" w:hanging="360"/>
        <w:jc w:val="both"/>
        <w:rPr>
          <w:u w:val="none"/>
        </w:rPr>
      </w:pPr>
      <w:r w:rsidDel="00000000" w:rsidR="00000000" w:rsidRPr="00000000">
        <w:rPr>
          <w:rtl w:val="0"/>
        </w:rPr>
        <w:t xml:space="preserve">Agendas: Each Turnpoint card is 2-sided, each side providing 1 Agenda Resource, which the player may use to play Operators or to activate a Controller or Operator owned Ability.</w:t>
      </w:r>
    </w:p>
    <w:p w:rsidR="00000000" w:rsidDel="00000000" w:rsidP="00000000" w:rsidRDefault="00000000" w:rsidRPr="00000000" w14:paraId="000000A7">
      <w:pPr>
        <w:spacing w:after="0" w:before="0" w:line="331.2" w:lineRule="auto"/>
        <w:jc w:val="both"/>
        <w:rPr/>
      </w:pPr>
      <w:r w:rsidDel="00000000" w:rsidR="00000000" w:rsidRPr="00000000">
        <w:rPr>
          <w:rtl w:val="0"/>
        </w:rPr>
      </w:r>
    </w:p>
    <w:p w:rsidR="00000000" w:rsidDel="00000000" w:rsidP="00000000" w:rsidRDefault="00000000" w:rsidRPr="00000000" w14:paraId="000000A8">
      <w:pPr>
        <w:spacing w:after="0" w:before="0" w:line="331.2" w:lineRule="auto"/>
        <w:jc w:val="both"/>
        <w:rPr/>
      </w:pPr>
      <w:r w:rsidDel="00000000" w:rsidR="00000000" w:rsidRPr="00000000">
        <w:rPr>
          <w:rtl w:val="0"/>
        </w:rPr>
        <w:t xml:space="preserve">Turnpoint cards may be used to Spin Agenda if they are occupied by an Operator. This may be done 1 time per player turn, at any time during their turn, if the Operator has stayed on the Turnpoint for at least 1 turn. If Spin Agenda is used, the Turnpoint card and any Turnpoint cards Upstream are flipped, changing sides. Spin Agenda may also be used in your opponent’s Stream to flip their Turnpoint cards. Turnpoint cards are flipped regardless of whether or not they have been used.</w:t>
      </w:r>
    </w:p>
    <w:p w:rsidR="00000000" w:rsidDel="00000000" w:rsidP="00000000" w:rsidRDefault="00000000" w:rsidRPr="00000000" w14:paraId="000000A9">
      <w:pPr>
        <w:spacing w:after="0" w:before="0" w:line="331.2" w:lineRule="auto"/>
        <w:jc w:val="both"/>
        <w:rPr/>
      </w:pPr>
      <w:r w:rsidDel="00000000" w:rsidR="00000000" w:rsidRPr="00000000">
        <w:rPr>
          <w:rtl w:val="0"/>
        </w:rPr>
      </w:r>
    </w:p>
    <w:p w:rsidR="00000000" w:rsidDel="00000000" w:rsidP="00000000" w:rsidRDefault="00000000" w:rsidRPr="00000000" w14:paraId="000000AA">
      <w:pPr>
        <w:pStyle w:val="Heading2"/>
        <w:spacing w:after="0" w:before="0" w:line="331.2" w:lineRule="auto"/>
        <w:jc w:val="both"/>
        <w:rPr>
          <w:b w:val="1"/>
        </w:rPr>
      </w:pPr>
      <w:bookmarkStart w:colFirst="0" w:colLast="0" w:name="_twktw96nwga" w:id="18"/>
      <w:bookmarkEnd w:id="18"/>
      <w:r w:rsidDel="00000000" w:rsidR="00000000" w:rsidRPr="00000000">
        <w:rPr>
          <w:b w:val="1"/>
          <w:rtl w:val="0"/>
        </w:rPr>
        <w:t xml:space="preserve">3.4. Movement</w:t>
      </w:r>
    </w:p>
    <w:p w:rsidR="00000000" w:rsidDel="00000000" w:rsidP="00000000" w:rsidRDefault="00000000" w:rsidRPr="00000000" w14:paraId="000000AB">
      <w:pPr>
        <w:spacing w:after="0" w:before="0" w:line="331.2" w:lineRule="auto"/>
        <w:jc w:val="both"/>
        <w:rPr/>
      </w:pPr>
      <w:r w:rsidDel="00000000" w:rsidR="00000000" w:rsidRPr="00000000">
        <w:rPr>
          <w:rtl w:val="0"/>
        </w:rPr>
        <w:t xml:space="preserve">During the player’s turn, the player may move Controller cards by 1 Century and Operator cards by 2 Centuries, unless specified otherwise. Special effects from Controllers, Operators and Gear may give more opportunities to move Controllers and Operators. Gear always moves with Operators, when Equipped.</w:t>
      </w:r>
    </w:p>
    <w:p w:rsidR="00000000" w:rsidDel="00000000" w:rsidP="00000000" w:rsidRDefault="00000000" w:rsidRPr="00000000" w14:paraId="000000AC">
      <w:pPr>
        <w:spacing w:after="0" w:before="0" w:line="331.2" w:lineRule="auto"/>
        <w:jc w:val="both"/>
        <w:rPr/>
      </w:pPr>
      <w:r w:rsidDel="00000000" w:rsidR="00000000" w:rsidRPr="00000000">
        <w:rPr>
          <w:rtl w:val="0"/>
        </w:rPr>
      </w:r>
    </w:p>
    <w:p w:rsidR="00000000" w:rsidDel="00000000" w:rsidP="00000000" w:rsidRDefault="00000000" w:rsidRPr="00000000" w14:paraId="000000AD">
      <w:pPr>
        <w:pStyle w:val="Heading2"/>
        <w:spacing w:after="0" w:before="0" w:line="331.2" w:lineRule="auto"/>
        <w:jc w:val="both"/>
        <w:rPr>
          <w:b w:val="1"/>
        </w:rPr>
      </w:pPr>
      <w:bookmarkStart w:colFirst="0" w:colLast="0" w:name="_z7bk3z9hkp0q" w:id="19"/>
      <w:bookmarkEnd w:id="19"/>
      <w:r w:rsidDel="00000000" w:rsidR="00000000" w:rsidRPr="00000000">
        <w:rPr>
          <w:b w:val="1"/>
          <w:rtl w:val="0"/>
        </w:rPr>
        <w:t xml:space="preserve">3.5. Resource Management</w:t>
      </w:r>
    </w:p>
    <w:p w:rsidR="00000000" w:rsidDel="00000000" w:rsidP="00000000" w:rsidRDefault="00000000" w:rsidRPr="00000000" w14:paraId="000000AE">
      <w:pPr>
        <w:spacing w:after="0" w:before="0" w:line="331.2" w:lineRule="auto"/>
        <w:jc w:val="both"/>
        <w:rPr/>
      </w:pPr>
      <w:r w:rsidDel="00000000" w:rsidR="00000000" w:rsidRPr="00000000">
        <w:rPr>
          <w:rtl w:val="0"/>
        </w:rPr>
        <w:t xml:space="preserve">Game sessions have 2 main resources:</w:t>
      </w:r>
    </w:p>
    <w:p w:rsidR="00000000" w:rsidDel="00000000" w:rsidP="00000000" w:rsidRDefault="00000000" w:rsidRPr="00000000" w14:paraId="000000AF">
      <w:pPr>
        <w:numPr>
          <w:ilvl w:val="0"/>
          <w:numId w:val="6"/>
        </w:numPr>
        <w:spacing w:after="0" w:before="0" w:line="331.2" w:lineRule="auto"/>
        <w:ind w:left="720" w:hanging="360"/>
        <w:jc w:val="both"/>
        <w:rPr>
          <w:u w:val="none"/>
        </w:rPr>
      </w:pPr>
      <w:r w:rsidDel="00000000" w:rsidR="00000000" w:rsidRPr="00000000">
        <w:rPr>
          <w:rtl w:val="0"/>
        </w:rPr>
        <w:t xml:space="preserve">Agenda: Divided into 3 types: Military, Political and Scientific, used by the Controller and Operators to activate their Abilities</w:t>
      </w:r>
    </w:p>
    <w:p w:rsidR="00000000" w:rsidDel="00000000" w:rsidP="00000000" w:rsidRDefault="00000000" w:rsidRPr="00000000" w14:paraId="000000B0">
      <w:pPr>
        <w:numPr>
          <w:ilvl w:val="0"/>
          <w:numId w:val="6"/>
        </w:numPr>
        <w:spacing w:after="0" w:before="0" w:line="331.2" w:lineRule="auto"/>
        <w:ind w:left="720" w:hanging="360"/>
        <w:jc w:val="both"/>
        <w:rPr>
          <w:u w:val="none"/>
        </w:rPr>
      </w:pPr>
      <w:r w:rsidDel="00000000" w:rsidR="00000000" w:rsidRPr="00000000">
        <w:rPr>
          <w:rtl w:val="0"/>
        </w:rPr>
        <w:t xml:space="preserve">Vremenium: Used to activate Gear cards</w:t>
      </w:r>
    </w:p>
    <w:p w:rsidR="00000000" w:rsidDel="00000000" w:rsidP="00000000" w:rsidRDefault="00000000" w:rsidRPr="00000000" w14:paraId="000000B1">
      <w:pPr>
        <w:spacing w:after="0" w:before="0" w:line="331.2" w:lineRule="auto"/>
        <w:jc w:val="both"/>
        <w:rPr/>
      </w:pPr>
      <w:r w:rsidDel="00000000" w:rsidR="00000000" w:rsidRPr="00000000">
        <w:rPr>
          <w:rtl w:val="0"/>
        </w:rPr>
      </w:r>
    </w:p>
    <w:p w:rsidR="00000000" w:rsidDel="00000000" w:rsidP="00000000" w:rsidRDefault="00000000" w:rsidRPr="00000000" w14:paraId="000000B2">
      <w:pPr>
        <w:spacing w:after="0" w:before="0" w:line="331.2" w:lineRule="auto"/>
        <w:jc w:val="both"/>
        <w:rPr/>
      </w:pPr>
      <w:r w:rsidDel="00000000" w:rsidR="00000000" w:rsidRPr="00000000">
        <w:rPr>
          <w:rtl w:val="0"/>
        </w:rPr>
        <w:t xml:space="preserve">Players may use any of the 6 Turnpoint cards in their Stream to satisfy an Ability’s Agenda Cost or an Operator’s Play Cost in any order. Using the Turnpoint card in this way will make the card Spent, and it cannot be used any more during the player’s turn, unless specified otherwise. The player may choose to Push Agenda 1 time per turn, which will give an additional Agenda to spend from Turnpoint card which is Spent, but the Turnpoint card becomes Pushed.</w:t>
      </w:r>
    </w:p>
    <w:p w:rsidR="00000000" w:rsidDel="00000000" w:rsidP="00000000" w:rsidRDefault="00000000" w:rsidRPr="00000000" w14:paraId="000000B3">
      <w:pPr>
        <w:spacing w:after="0" w:before="0" w:line="331.2" w:lineRule="auto"/>
        <w:jc w:val="both"/>
        <w:rPr/>
      </w:pPr>
      <w:r w:rsidDel="00000000" w:rsidR="00000000" w:rsidRPr="00000000">
        <w:rPr>
          <w:rtl w:val="0"/>
        </w:rPr>
      </w:r>
    </w:p>
    <w:p w:rsidR="00000000" w:rsidDel="00000000" w:rsidP="00000000" w:rsidRDefault="00000000" w:rsidRPr="00000000" w14:paraId="000000B4">
      <w:pPr>
        <w:spacing w:after="0" w:before="0" w:line="331.2" w:lineRule="auto"/>
        <w:jc w:val="both"/>
        <w:rPr/>
      </w:pPr>
      <w:r w:rsidDel="00000000" w:rsidR="00000000" w:rsidRPr="00000000">
        <w:rPr>
          <w:rtl w:val="0"/>
        </w:rPr>
        <w:t xml:space="preserve">All Spent Turnpoint cards are reset at the start of the player’s turn. All Pushed Turnpoint cards are set to Spent at the start of the player’s turn. This means Pushed Turnpoint cards need 2 turns to return to their normal state to be available for the player to use again.</w:t>
      </w:r>
    </w:p>
    <w:p w:rsidR="00000000" w:rsidDel="00000000" w:rsidP="00000000" w:rsidRDefault="00000000" w:rsidRPr="00000000" w14:paraId="000000B5">
      <w:pPr>
        <w:spacing w:after="0" w:before="0" w:line="331.2" w:lineRule="auto"/>
        <w:jc w:val="both"/>
        <w:rPr/>
      </w:pPr>
      <w:r w:rsidDel="00000000" w:rsidR="00000000" w:rsidRPr="00000000">
        <w:rPr>
          <w:rtl w:val="0"/>
        </w:rPr>
      </w:r>
    </w:p>
    <w:p w:rsidR="00000000" w:rsidDel="00000000" w:rsidP="00000000" w:rsidRDefault="00000000" w:rsidRPr="00000000" w14:paraId="000000B6">
      <w:pPr>
        <w:spacing w:after="0" w:before="0" w:line="331.2" w:lineRule="auto"/>
        <w:jc w:val="both"/>
        <w:rPr/>
      </w:pPr>
      <w:r w:rsidDel="00000000" w:rsidR="00000000" w:rsidRPr="00000000">
        <w:rPr>
          <w:rtl w:val="0"/>
        </w:rPr>
        <w:t xml:space="preserve">A gray Agenda Cost </w:t>
      </w:r>
      <w:r w:rsidDel="00000000" w:rsidR="00000000" w:rsidRPr="00000000">
        <w:rPr/>
        <w:drawing>
          <wp:inline distB="19050" distT="19050" distL="19050" distR="19050">
            <wp:extent cx="361950" cy="190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1950" cy="190500"/>
                    </a:xfrm>
                    <a:prstGeom prst="rect"/>
                    <a:ln/>
                  </pic:spPr>
                </pic:pic>
              </a:graphicData>
            </a:graphic>
          </wp:inline>
        </w:drawing>
      </w:r>
      <w:r w:rsidDel="00000000" w:rsidR="00000000" w:rsidRPr="00000000">
        <w:rPr>
          <w:rtl w:val="0"/>
        </w:rPr>
        <w:t xml:space="preserve">can be paid with any Agenda and an Agenda Cost with two halves such as </w:t>
      </w:r>
      <w:r w:rsidDel="00000000" w:rsidR="00000000" w:rsidRPr="00000000">
        <w:rPr/>
        <w:drawing>
          <wp:inline distB="19050" distT="19050" distL="19050" distR="19050">
            <wp:extent cx="361950" cy="190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1950" cy="190500"/>
                    </a:xfrm>
                    <a:prstGeom prst="rect"/>
                    <a:ln/>
                  </pic:spPr>
                </pic:pic>
              </a:graphicData>
            </a:graphic>
          </wp:inline>
        </w:drawing>
      </w:r>
      <w:r w:rsidDel="00000000" w:rsidR="00000000" w:rsidRPr="00000000">
        <w:rPr>
          <w:rtl w:val="0"/>
        </w:rPr>
        <w:t xml:space="preserve">can be paid with either of the two corresponding Agendas. Multi-types with numbers above the Cost, for example this Agenda Cost </w:t>
      </w:r>
      <w:r w:rsidDel="00000000" w:rsidR="00000000" w:rsidRPr="00000000">
        <w:rPr/>
        <w:drawing>
          <wp:inline distB="19050" distT="19050" distL="19050" distR="19050">
            <wp:extent cx="704850" cy="2286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04850" cy="228600"/>
                    </a:xfrm>
                    <a:prstGeom prst="rect"/>
                    <a:ln/>
                  </pic:spPr>
                </pic:pic>
              </a:graphicData>
            </a:graphic>
          </wp:inline>
        </w:drawing>
      </w:r>
      <w:r w:rsidDel="00000000" w:rsidR="00000000" w:rsidRPr="00000000">
        <w:rPr>
          <w:rtl w:val="0"/>
        </w:rPr>
        <w:t xml:space="preserve">must be paid with 1 Military agenda and 2 Scientific OR 2 Political agendas. </w:t>
      </w:r>
      <w:r w:rsidDel="00000000" w:rsidR="00000000" w:rsidRPr="00000000">
        <w:rPr>
          <w:rtl w:val="0"/>
        </w:rPr>
      </w:r>
    </w:p>
    <w:p w:rsidR="00000000" w:rsidDel="00000000" w:rsidP="00000000" w:rsidRDefault="00000000" w:rsidRPr="00000000" w14:paraId="000000B7">
      <w:pPr>
        <w:spacing w:after="0" w:before="0" w:line="331.2" w:lineRule="auto"/>
        <w:jc w:val="both"/>
        <w:rPr/>
      </w:pPr>
      <w:r w:rsidDel="00000000" w:rsidR="00000000" w:rsidRPr="00000000">
        <w:rPr>
          <w:rtl w:val="0"/>
        </w:rPr>
      </w:r>
    </w:p>
    <w:p w:rsidR="00000000" w:rsidDel="00000000" w:rsidP="00000000" w:rsidRDefault="00000000" w:rsidRPr="00000000" w14:paraId="000000B8">
      <w:pPr>
        <w:pStyle w:val="Heading2"/>
        <w:spacing w:after="0" w:before="0" w:line="331.2" w:lineRule="auto"/>
        <w:jc w:val="both"/>
        <w:rPr>
          <w:b w:val="1"/>
        </w:rPr>
      </w:pPr>
      <w:bookmarkStart w:colFirst="0" w:colLast="0" w:name="_67gtpin0kxk6" w:id="20"/>
      <w:bookmarkEnd w:id="20"/>
      <w:r w:rsidDel="00000000" w:rsidR="00000000" w:rsidRPr="00000000">
        <w:rPr>
          <w:b w:val="1"/>
          <w:rtl w:val="0"/>
        </w:rPr>
        <w:t xml:space="preserve">3.5. Damage Calculation</w:t>
      </w:r>
    </w:p>
    <w:p w:rsidR="00000000" w:rsidDel="00000000" w:rsidP="00000000" w:rsidRDefault="00000000" w:rsidRPr="00000000" w14:paraId="000000B9">
      <w:pPr>
        <w:spacing w:after="0" w:before="0" w:line="331.2" w:lineRule="auto"/>
        <w:jc w:val="both"/>
        <w:rPr/>
      </w:pPr>
      <w:r w:rsidDel="00000000" w:rsidR="00000000" w:rsidRPr="00000000">
        <w:rPr>
          <w:rtl w:val="0"/>
        </w:rPr>
        <w:t xml:space="preserve">All Damage applies to Hit Points, unless specified otherwise, and will first subtract from the Armor value of the target and then the Defense value of the target, if applicable. Any Damage to Armor is permanent, while any Damage to Defense is regenerated at the start of the next player turn.</w:t>
      </w:r>
    </w:p>
    <w:p w:rsidR="00000000" w:rsidDel="00000000" w:rsidP="00000000" w:rsidRDefault="00000000" w:rsidRPr="00000000" w14:paraId="000000BA">
      <w:pPr>
        <w:spacing w:after="0" w:before="0" w:line="331.2" w:lineRule="auto"/>
        <w:jc w:val="both"/>
        <w:rPr/>
      </w:pPr>
      <w:r w:rsidDel="00000000" w:rsidR="00000000" w:rsidRPr="00000000">
        <w:rPr>
          <w:rtl w:val="0"/>
        </w:rPr>
      </w:r>
    </w:p>
    <w:p w:rsidR="00000000" w:rsidDel="00000000" w:rsidP="00000000" w:rsidRDefault="00000000" w:rsidRPr="00000000" w14:paraId="000000BB">
      <w:pPr>
        <w:spacing w:after="0" w:before="0" w:line="331.2" w:lineRule="auto"/>
        <w:jc w:val="both"/>
        <w:rPr/>
      </w:pPr>
      <w:r w:rsidDel="00000000" w:rsidR="00000000" w:rsidRPr="00000000">
        <w:rPr>
          <w:rtl w:val="0"/>
        </w:rPr>
        <w:t xml:space="preserve">Controllers only have 1 Hit Points attribute, Armor, while Operators have 2, Defense and Armor.</w:t>
      </w:r>
    </w:p>
    <w:p w:rsidR="00000000" w:rsidDel="00000000" w:rsidP="00000000" w:rsidRDefault="00000000" w:rsidRPr="00000000" w14:paraId="000000BC">
      <w:pPr>
        <w:spacing w:after="0" w:before="0" w:line="331.2" w:lineRule="auto"/>
        <w:jc w:val="both"/>
        <w:rPr/>
      </w:pPr>
      <w:r w:rsidDel="00000000" w:rsidR="00000000" w:rsidRPr="00000000">
        <w:rPr>
          <w:rtl w:val="0"/>
        </w:rPr>
      </w:r>
    </w:p>
    <w:p w:rsidR="00000000" w:rsidDel="00000000" w:rsidP="00000000" w:rsidRDefault="00000000" w:rsidRPr="00000000" w14:paraId="000000BD">
      <w:pPr>
        <w:spacing w:after="0" w:before="0" w:line="331.2" w:lineRule="auto"/>
        <w:jc w:val="both"/>
        <w:rPr/>
      </w:pPr>
      <w:r w:rsidDel="00000000" w:rsidR="00000000" w:rsidRPr="00000000">
        <w:rPr>
          <w:rtl w:val="0"/>
        </w:rPr>
        <w:t xml:space="preserve">If a Controller’s Armor is reduced to 0, the owning player loses and the opponent wins the current game.</w:t>
      </w:r>
    </w:p>
    <w:p w:rsidR="00000000" w:rsidDel="00000000" w:rsidP="00000000" w:rsidRDefault="00000000" w:rsidRPr="00000000" w14:paraId="000000BE">
      <w:pPr>
        <w:spacing w:after="0" w:before="0" w:line="331.2" w:lineRule="auto"/>
        <w:jc w:val="both"/>
        <w:rPr/>
      </w:pPr>
      <w:r w:rsidDel="00000000" w:rsidR="00000000" w:rsidRPr="00000000">
        <w:rPr>
          <w:rtl w:val="0"/>
        </w:rPr>
      </w:r>
    </w:p>
    <w:p w:rsidR="00000000" w:rsidDel="00000000" w:rsidP="00000000" w:rsidRDefault="00000000" w:rsidRPr="00000000" w14:paraId="000000BF">
      <w:pPr>
        <w:spacing w:after="0" w:before="0" w:line="331.2" w:lineRule="auto"/>
        <w:jc w:val="both"/>
        <w:rPr/>
      </w:pPr>
      <w:r w:rsidDel="00000000" w:rsidR="00000000" w:rsidRPr="00000000">
        <w:rPr>
          <w:rtl w:val="0"/>
        </w:rPr>
        <w:t xml:space="preserve">If an Operator’s Armor is reduced to 0, any additional Damage is subtracted from Defense. If an Active Operator’s Defense is reduced to 0 during a single turn, it becomes Disabled, making it vulnerable for Disintegration. A Operator’s Defense is set back to its maximum default Defense value when it becomes Disabled. If a Disabled Operator’s Defense is reduced to 0 during a single turn, it becomes Disintegrated, removing it from the current game session, and cannot be used anymore. In a single turn, if there is any Damage overflow from bringing an Operator to the Disabled state, it will be carried over into the Disabled state.</w:t>
      </w:r>
    </w:p>
    <w:p w:rsidR="00000000" w:rsidDel="00000000" w:rsidP="00000000" w:rsidRDefault="00000000" w:rsidRPr="00000000" w14:paraId="000000C0">
      <w:pPr>
        <w:spacing w:after="0" w:before="0" w:line="331.2" w:lineRule="auto"/>
        <w:jc w:val="both"/>
        <w:rPr/>
      </w:pPr>
      <w:r w:rsidDel="00000000" w:rsidR="00000000" w:rsidRPr="00000000">
        <w:rPr>
          <w:rtl w:val="0"/>
        </w:rPr>
      </w:r>
    </w:p>
    <w:p w:rsidR="00000000" w:rsidDel="00000000" w:rsidP="00000000" w:rsidRDefault="00000000" w:rsidRPr="00000000" w14:paraId="000000C1">
      <w:pPr>
        <w:spacing w:after="0" w:before="0" w:line="331.2" w:lineRule="auto"/>
        <w:jc w:val="both"/>
        <w:rPr/>
      </w:pPr>
      <w:r w:rsidDel="00000000" w:rsidR="00000000" w:rsidRPr="00000000">
        <w:rPr>
          <w:rtl w:val="0"/>
        </w:rPr>
        <w:t xml:space="preserve">Special effects and conditions apply to Active, Disabled, and Disintegrated Operators, with some Abilities being able to immediately change the Operator’s state regardless of Damage inflicted.</w:t>
      </w:r>
    </w:p>
    <w:p w:rsidR="00000000" w:rsidDel="00000000" w:rsidP="00000000" w:rsidRDefault="00000000" w:rsidRPr="00000000" w14:paraId="000000C2">
      <w:pPr>
        <w:spacing w:after="0" w:before="0" w:line="331.2" w:lineRule="auto"/>
        <w:jc w:val="both"/>
        <w:rPr/>
      </w:pPr>
      <w:r w:rsidDel="00000000" w:rsidR="00000000" w:rsidRPr="00000000">
        <w:rPr>
          <w:rtl w:val="0"/>
        </w:rPr>
      </w:r>
    </w:p>
    <w:p w:rsidR="00000000" w:rsidDel="00000000" w:rsidP="00000000" w:rsidRDefault="00000000" w:rsidRPr="00000000" w14:paraId="000000C3">
      <w:pPr>
        <w:spacing w:after="0" w:before="0" w:line="331.2" w:lineRule="auto"/>
        <w:jc w:val="both"/>
        <w:rPr/>
      </w:pPr>
      <w:r w:rsidDel="00000000" w:rsidR="00000000" w:rsidRPr="00000000">
        <w:rPr>
          <w:rtl w:val="0"/>
        </w:rPr>
      </w:r>
    </w:p>
    <w:p w:rsidR="00000000" w:rsidDel="00000000" w:rsidP="00000000" w:rsidRDefault="00000000" w:rsidRPr="00000000" w14:paraId="000000C4">
      <w:pPr>
        <w:pStyle w:val="Heading2"/>
        <w:spacing w:after="0" w:before="0" w:line="331.2" w:lineRule="auto"/>
        <w:jc w:val="both"/>
        <w:rPr>
          <w:b w:val="1"/>
        </w:rPr>
      </w:pPr>
      <w:bookmarkStart w:colFirst="0" w:colLast="0" w:name="_b79rnv4lm49z" w:id="21"/>
      <w:bookmarkEnd w:id="21"/>
      <w:r w:rsidDel="00000000" w:rsidR="00000000" w:rsidRPr="00000000">
        <w:rPr>
          <w:b w:val="1"/>
          <w:rtl w:val="0"/>
        </w:rPr>
        <w:t xml:space="preserve">3.6. Abilities</w:t>
      </w:r>
    </w:p>
    <w:p w:rsidR="00000000" w:rsidDel="00000000" w:rsidP="00000000" w:rsidRDefault="00000000" w:rsidRPr="00000000" w14:paraId="000000C5">
      <w:pPr>
        <w:spacing w:after="0" w:before="0" w:line="331.2" w:lineRule="auto"/>
        <w:jc w:val="both"/>
        <w:rPr/>
      </w:pPr>
      <w:r w:rsidDel="00000000" w:rsidR="00000000" w:rsidRPr="00000000">
        <w:rPr>
          <w:rtl w:val="0"/>
        </w:rPr>
        <w:t xml:space="preserve">Abilities are specific game mechanics that may be executed from a specific source to specific targets. Controller, Operator, and Gear cards have Abilities that may be activated by satisfying their Agenda or Vremenium Costs respectively. Controller and Operator Abilities may be used as long as the corresponding Agenda Cost can be satisfied by the player, unless specified otherwise. Gear Abilities are usually 1-time use, as all Gear cards that are not Deployable are removed from play when Activated.</w:t>
      </w:r>
    </w:p>
    <w:p w:rsidR="00000000" w:rsidDel="00000000" w:rsidP="00000000" w:rsidRDefault="00000000" w:rsidRPr="00000000" w14:paraId="000000C6">
      <w:pPr>
        <w:spacing w:after="0" w:before="0" w:line="331.2" w:lineRule="auto"/>
        <w:jc w:val="both"/>
        <w:rPr/>
      </w:pPr>
      <w:r w:rsidDel="00000000" w:rsidR="00000000" w:rsidRPr="00000000">
        <w:rPr>
          <w:rtl w:val="0"/>
        </w:rPr>
      </w:r>
    </w:p>
    <w:p w:rsidR="00000000" w:rsidDel="00000000" w:rsidP="00000000" w:rsidRDefault="00000000" w:rsidRPr="00000000" w14:paraId="000000C7">
      <w:pPr>
        <w:spacing w:after="0" w:before="0" w:line="331.2" w:lineRule="auto"/>
        <w:jc w:val="both"/>
        <w:rPr/>
      </w:pPr>
      <w:r w:rsidDel="00000000" w:rsidR="00000000" w:rsidRPr="00000000">
        <w:rPr>
          <w:rtl w:val="0"/>
        </w:rPr>
        <w:t xml:space="preserve">There are standard effects which Controller, Operator and Gear cards may inflict on their targets:</w:t>
      </w:r>
    </w:p>
    <w:p w:rsidR="00000000" w:rsidDel="00000000" w:rsidP="00000000" w:rsidRDefault="00000000" w:rsidRPr="00000000" w14:paraId="000000C8">
      <w:pPr>
        <w:numPr>
          <w:ilvl w:val="0"/>
          <w:numId w:val="7"/>
        </w:numPr>
        <w:spacing w:after="0" w:before="0" w:line="331.2" w:lineRule="auto"/>
        <w:ind w:left="720" w:hanging="360"/>
        <w:jc w:val="both"/>
        <w:rPr>
          <w:u w:val="none"/>
        </w:rPr>
      </w:pPr>
      <w:r w:rsidDel="00000000" w:rsidR="00000000" w:rsidRPr="00000000">
        <w:rPr>
          <w:rtl w:val="0"/>
        </w:rPr>
        <w:t xml:space="preserve">STRIKE [x]: flat value Attribute modification</w:t>
      </w:r>
    </w:p>
    <w:p w:rsidR="00000000" w:rsidDel="00000000" w:rsidP="00000000" w:rsidRDefault="00000000" w:rsidRPr="00000000" w14:paraId="000000C9">
      <w:pPr>
        <w:numPr>
          <w:ilvl w:val="0"/>
          <w:numId w:val="7"/>
        </w:numPr>
        <w:spacing w:after="0" w:before="0" w:line="331.2" w:lineRule="auto"/>
        <w:ind w:left="720" w:hanging="360"/>
        <w:jc w:val="both"/>
        <w:rPr>
          <w:u w:val="none"/>
        </w:rPr>
      </w:pPr>
      <w:r w:rsidDel="00000000" w:rsidR="00000000" w:rsidRPr="00000000">
        <w:rPr>
          <w:rtl w:val="0"/>
        </w:rPr>
        <w:t xml:space="preserve">STRIKE x[x]: multiplicative Attribute modification</w:t>
      </w:r>
    </w:p>
    <w:p w:rsidR="00000000" w:rsidDel="00000000" w:rsidP="00000000" w:rsidRDefault="00000000" w:rsidRPr="00000000" w14:paraId="000000CA">
      <w:pPr>
        <w:numPr>
          <w:ilvl w:val="0"/>
          <w:numId w:val="7"/>
        </w:numPr>
        <w:spacing w:after="0" w:before="0" w:line="331.2" w:lineRule="auto"/>
        <w:ind w:left="720" w:hanging="360"/>
        <w:jc w:val="both"/>
        <w:rPr>
          <w:u w:val="none"/>
        </w:rPr>
      </w:pPr>
      <w:r w:rsidDel="00000000" w:rsidR="00000000" w:rsidRPr="00000000">
        <w:rPr>
          <w:rtl w:val="0"/>
        </w:rPr>
        <w:t xml:space="preserve">STRIKE +[x]: additive Attribute modification</w:t>
      </w:r>
    </w:p>
    <w:p w:rsidR="00000000" w:rsidDel="00000000" w:rsidP="00000000" w:rsidRDefault="00000000" w:rsidRPr="00000000" w14:paraId="000000CB">
      <w:pPr>
        <w:numPr>
          <w:ilvl w:val="0"/>
          <w:numId w:val="7"/>
        </w:numPr>
        <w:spacing w:after="0" w:before="0" w:line="331.2" w:lineRule="auto"/>
        <w:ind w:left="720" w:hanging="360"/>
        <w:jc w:val="both"/>
        <w:rPr>
          <w:u w:val="none"/>
        </w:rPr>
      </w:pPr>
      <w:r w:rsidDel="00000000" w:rsidR="00000000" w:rsidRPr="00000000">
        <w:rPr>
          <w:rtl w:val="0"/>
        </w:rPr>
        <w:t xml:space="preserve">For [x] turns: duration modifier</w:t>
      </w:r>
    </w:p>
    <w:p w:rsidR="00000000" w:rsidDel="00000000" w:rsidP="00000000" w:rsidRDefault="00000000" w:rsidRPr="00000000" w14:paraId="000000CC">
      <w:pPr>
        <w:numPr>
          <w:ilvl w:val="0"/>
          <w:numId w:val="7"/>
        </w:numPr>
        <w:spacing w:after="0" w:before="0" w:line="331.2" w:lineRule="auto"/>
        <w:ind w:left="720" w:hanging="360"/>
        <w:jc w:val="both"/>
        <w:rPr>
          <w:u w:val="none"/>
        </w:rPr>
      </w:pPr>
      <w:r w:rsidDel="00000000" w:rsidR="00000000" w:rsidRPr="00000000">
        <w:rPr>
          <w:rtl w:val="0"/>
        </w:rPr>
        <w:t xml:space="preserve">DEFENSE [x]: flat value Attribute modification</w:t>
      </w:r>
    </w:p>
    <w:p w:rsidR="00000000" w:rsidDel="00000000" w:rsidP="00000000" w:rsidRDefault="00000000" w:rsidRPr="00000000" w14:paraId="000000CD">
      <w:pPr>
        <w:numPr>
          <w:ilvl w:val="0"/>
          <w:numId w:val="7"/>
        </w:numPr>
        <w:spacing w:after="0" w:before="0" w:line="331.2" w:lineRule="auto"/>
        <w:ind w:left="720" w:hanging="360"/>
        <w:jc w:val="both"/>
        <w:rPr>
          <w:u w:val="none"/>
        </w:rPr>
      </w:pPr>
      <w:r w:rsidDel="00000000" w:rsidR="00000000" w:rsidRPr="00000000">
        <w:rPr>
          <w:rtl w:val="0"/>
        </w:rPr>
        <w:t xml:space="preserve">DEFENSE x[x]: multiplicative Attribute modification</w:t>
      </w:r>
    </w:p>
    <w:p w:rsidR="00000000" w:rsidDel="00000000" w:rsidP="00000000" w:rsidRDefault="00000000" w:rsidRPr="00000000" w14:paraId="000000CE">
      <w:pPr>
        <w:numPr>
          <w:ilvl w:val="0"/>
          <w:numId w:val="7"/>
        </w:numPr>
        <w:spacing w:after="0" w:before="0" w:line="331.2" w:lineRule="auto"/>
        <w:ind w:left="720" w:hanging="360"/>
        <w:jc w:val="both"/>
        <w:rPr>
          <w:u w:val="none"/>
        </w:rPr>
      </w:pPr>
      <w:r w:rsidDel="00000000" w:rsidR="00000000" w:rsidRPr="00000000">
        <w:rPr>
          <w:rtl w:val="0"/>
        </w:rPr>
        <w:t xml:space="preserve">DEFENSE +[x]: additive Attribute modification</w:t>
      </w:r>
    </w:p>
    <w:p w:rsidR="00000000" w:rsidDel="00000000" w:rsidP="00000000" w:rsidRDefault="00000000" w:rsidRPr="00000000" w14:paraId="000000CF">
      <w:pPr>
        <w:numPr>
          <w:ilvl w:val="0"/>
          <w:numId w:val="7"/>
        </w:numPr>
        <w:spacing w:after="0" w:before="0" w:line="331.2" w:lineRule="auto"/>
        <w:ind w:left="720" w:hanging="360"/>
        <w:jc w:val="both"/>
        <w:rPr>
          <w:u w:val="none"/>
        </w:rPr>
      </w:pPr>
      <w:r w:rsidDel="00000000" w:rsidR="00000000" w:rsidRPr="00000000">
        <w:rPr>
          <w:rtl w:val="0"/>
        </w:rPr>
        <w:t xml:space="preserve">MOVE [x] up/downstream: enable movement for target Upstream and Downstream</w:t>
      </w:r>
    </w:p>
    <w:p w:rsidR="00000000" w:rsidDel="00000000" w:rsidP="00000000" w:rsidRDefault="00000000" w:rsidRPr="00000000" w14:paraId="000000D0">
      <w:pPr>
        <w:numPr>
          <w:ilvl w:val="0"/>
          <w:numId w:val="7"/>
        </w:numPr>
        <w:spacing w:after="0" w:before="0" w:line="331.2" w:lineRule="auto"/>
        <w:ind w:left="720" w:hanging="360"/>
        <w:jc w:val="both"/>
        <w:rPr>
          <w:u w:val="none"/>
        </w:rPr>
      </w:pPr>
      <w:r w:rsidDel="00000000" w:rsidR="00000000" w:rsidRPr="00000000">
        <w:rPr>
          <w:rtl w:val="0"/>
        </w:rPr>
        <w:t xml:space="preserve">MOVE [x] upstream: enable movement for target Upstream</w:t>
      </w:r>
    </w:p>
    <w:p w:rsidR="00000000" w:rsidDel="00000000" w:rsidP="00000000" w:rsidRDefault="00000000" w:rsidRPr="00000000" w14:paraId="000000D1">
      <w:pPr>
        <w:numPr>
          <w:ilvl w:val="0"/>
          <w:numId w:val="7"/>
        </w:numPr>
        <w:spacing w:after="0" w:before="0" w:line="331.2" w:lineRule="auto"/>
        <w:ind w:left="720" w:hanging="360"/>
        <w:jc w:val="both"/>
        <w:rPr>
          <w:u w:val="none"/>
        </w:rPr>
      </w:pPr>
      <w:r w:rsidDel="00000000" w:rsidR="00000000" w:rsidRPr="00000000">
        <w:rPr>
          <w:rtl w:val="0"/>
        </w:rPr>
        <w:t xml:space="preserve">MOVE [x] downstream: enable movement for target Downstream</w:t>
      </w:r>
    </w:p>
    <w:p w:rsidR="00000000" w:rsidDel="00000000" w:rsidP="00000000" w:rsidRDefault="00000000" w:rsidRPr="00000000" w14:paraId="000000D2">
      <w:pPr>
        <w:numPr>
          <w:ilvl w:val="0"/>
          <w:numId w:val="7"/>
        </w:numPr>
        <w:spacing w:after="0" w:before="0" w:line="331.2" w:lineRule="auto"/>
        <w:ind w:left="720" w:hanging="360"/>
        <w:jc w:val="both"/>
        <w:rPr>
          <w:u w:val="none"/>
        </w:rPr>
      </w:pPr>
      <w:r w:rsidDel="00000000" w:rsidR="00000000" w:rsidRPr="00000000">
        <w:rPr>
          <w:rtl w:val="0"/>
        </w:rPr>
        <w:t xml:space="preserve">Double activated agenda: doubles targeted Agenda yield for Turnpoint card</w:t>
      </w:r>
    </w:p>
    <w:p w:rsidR="00000000" w:rsidDel="00000000" w:rsidP="00000000" w:rsidRDefault="00000000" w:rsidRPr="00000000" w14:paraId="000000D3">
      <w:pPr>
        <w:numPr>
          <w:ilvl w:val="0"/>
          <w:numId w:val="7"/>
        </w:numPr>
        <w:spacing w:after="0" w:before="0" w:line="331.2" w:lineRule="auto"/>
        <w:ind w:left="720" w:hanging="360"/>
        <w:jc w:val="both"/>
        <w:rPr>
          <w:u w:val="none"/>
        </w:rPr>
      </w:pPr>
      <w:r w:rsidDel="00000000" w:rsidR="00000000" w:rsidRPr="00000000">
        <w:rPr>
          <w:rtl w:val="0"/>
        </w:rPr>
        <w:t xml:space="preserve">Flip activated agenda: flips Turnpoint card</w:t>
      </w:r>
    </w:p>
    <w:p w:rsidR="00000000" w:rsidDel="00000000" w:rsidP="00000000" w:rsidRDefault="00000000" w:rsidRPr="00000000" w14:paraId="000000D4">
      <w:pPr>
        <w:numPr>
          <w:ilvl w:val="0"/>
          <w:numId w:val="7"/>
        </w:numPr>
        <w:spacing w:after="0" w:before="0" w:line="331.2" w:lineRule="auto"/>
        <w:ind w:left="720" w:hanging="360"/>
        <w:jc w:val="both"/>
        <w:rPr>
          <w:u w:val="none"/>
        </w:rPr>
      </w:pPr>
      <w:r w:rsidDel="00000000" w:rsidR="00000000" w:rsidRPr="00000000">
        <w:rPr>
          <w:rtl w:val="0"/>
        </w:rPr>
        <w:t xml:space="preserve">Turn activated agenda into any type: use Turnpoint card Agenda for any Agenda Cost</w:t>
      </w:r>
    </w:p>
    <w:p w:rsidR="00000000" w:rsidDel="00000000" w:rsidP="00000000" w:rsidRDefault="00000000" w:rsidRPr="00000000" w14:paraId="000000D5">
      <w:pPr>
        <w:numPr>
          <w:ilvl w:val="0"/>
          <w:numId w:val="7"/>
        </w:numPr>
        <w:spacing w:after="0" w:before="0" w:line="331.2" w:lineRule="auto"/>
        <w:ind w:left="720" w:hanging="360"/>
        <w:jc w:val="both"/>
        <w:rPr>
          <w:u w:val="none"/>
        </w:rPr>
      </w:pPr>
      <w:r w:rsidDel="00000000" w:rsidR="00000000" w:rsidRPr="00000000">
        <w:rPr>
          <w:rtl w:val="0"/>
        </w:rPr>
        <w:t xml:space="preserve">Send operator to any turnpoint: move Operator to any Turnpoint card, respecting prerequisite conditions</w:t>
      </w:r>
    </w:p>
    <w:p w:rsidR="00000000" w:rsidDel="00000000" w:rsidP="00000000" w:rsidRDefault="00000000" w:rsidRPr="00000000" w14:paraId="000000D6">
      <w:pPr>
        <w:numPr>
          <w:ilvl w:val="0"/>
          <w:numId w:val="7"/>
        </w:numPr>
        <w:spacing w:after="0" w:before="0" w:line="331.2" w:lineRule="auto"/>
        <w:ind w:left="720" w:hanging="360"/>
        <w:jc w:val="both"/>
        <w:rPr>
          <w:u w:val="none"/>
        </w:rPr>
      </w:pPr>
      <w:r w:rsidDel="00000000" w:rsidR="00000000" w:rsidRPr="00000000">
        <w:rPr>
          <w:rtl w:val="0"/>
        </w:rPr>
        <w:t xml:space="preserve">REACTIVATE a disabled operator: change Operator state to Active on the Board</w:t>
      </w:r>
    </w:p>
    <w:p w:rsidR="00000000" w:rsidDel="00000000" w:rsidP="00000000" w:rsidRDefault="00000000" w:rsidRPr="00000000" w14:paraId="000000D7">
      <w:pPr>
        <w:numPr>
          <w:ilvl w:val="0"/>
          <w:numId w:val="7"/>
        </w:numPr>
        <w:spacing w:after="0" w:before="0" w:line="331.2" w:lineRule="auto"/>
        <w:ind w:left="720" w:hanging="360"/>
        <w:jc w:val="both"/>
        <w:rPr>
          <w:u w:val="none"/>
        </w:rPr>
      </w:pPr>
      <w:r w:rsidDel="00000000" w:rsidR="00000000" w:rsidRPr="00000000">
        <w:rPr>
          <w:rtl w:val="0"/>
        </w:rPr>
        <w:t xml:space="preserve">DISABLE an operator: change Operator state to Disabled on the Board</w:t>
      </w:r>
    </w:p>
    <w:p w:rsidR="00000000" w:rsidDel="00000000" w:rsidP="00000000" w:rsidRDefault="00000000" w:rsidRPr="00000000" w14:paraId="000000D8">
      <w:pPr>
        <w:numPr>
          <w:ilvl w:val="0"/>
          <w:numId w:val="7"/>
        </w:numPr>
        <w:spacing w:after="0" w:before="0" w:line="331.2" w:lineRule="auto"/>
        <w:ind w:left="720" w:hanging="360"/>
        <w:jc w:val="both"/>
        <w:rPr>
          <w:u w:val="none"/>
        </w:rPr>
      </w:pPr>
      <w:r w:rsidDel="00000000" w:rsidR="00000000" w:rsidRPr="00000000">
        <w:rPr>
          <w:rtl w:val="0"/>
        </w:rPr>
        <w:t xml:space="preserve">DISABLE all [x] operators: change specific Operator(s)’ state to Disabled on the Board</w:t>
      </w:r>
    </w:p>
    <w:p w:rsidR="00000000" w:rsidDel="00000000" w:rsidP="00000000" w:rsidRDefault="00000000" w:rsidRPr="00000000" w14:paraId="000000D9">
      <w:pPr>
        <w:numPr>
          <w:ilvl w:val="0"/>
          <w:numId w:val="7"/>
        </w:numPr>
        <w:spacing w:after="0" w:before="0" w:line="331.2" w:lineRule="auto"/>
        <w:ind w:left="720" w:hanging="360"/>
        <w:jc w:val="both"/>
        <w:rPr>
          <w:u w:val="none"/>
        </w:rPr>
      </w:pPr>
      <w:r w:rsidDel="00000000" w:rsidR="00000000" w:rsidRPr="00000000">
        <w:rPr>
          <w:rtl w:val="0"/>
        </w:rPr>
        <w:t xml:space="preserve">DISABLE all operators: set all Operators’ state to Disabled on the Board</w:t>
      </w:r>
    </w:p>
    <w:p w:rsidR="00000000" w:rsidDel="00000000" w:rsidP="00000000" w:rsidRDefault="00000000" w:rsidRPr="00000000" w14:paraId="000000DA">
      <w:pPr>
        <w:numPr>
          <w:ilvl w:val="0"/>
          <w:numId w:val="7"/>
        </w:numPr>
        <w:spacing w:after="0" w:before="0" w:line="331.2" w:lineRule="auto"/>
        <w:ind w:left="720" w:hanging="360"/>
        <w:jc w:val="both"/>
        <w:rPr>
          <w:u w:val="none"/>
        </w:rPr>
      </w:pPr>
      <w:r w:rsidDel="00000000" w:rsidR="00000000" w:rsidRPr="00000000">
        <w:rPr>
          <w:rtl w:val="0"/>
        </w:rPr>
        <w:t xml:space="preserve">DISINTEGRATE an operator: set Operator state to Disintegrated on the Board</w:t>
      </w:r>
    </w:p>
    <w:p w:rsidR="00000000" w:rsidDel="00000000" w:rsidP="00000000" w:rsidRDefault="00000000" w:rsidRPr="00000000" w14:paraId="000000DB">
      <w:pPr>
        <w:numPr>
          <w:ilvl w:val="0"/>
          <w:numId w:val="7"/>
        </w:numPr>
        <w:spacing w:after="0" w:before="0" w:line="331.2" w:lineRule="auto"/>
        <w:ind w:left="720" w:hanging="360"/>
        <w:jc w:val="both"/>
        <w:rPr>
          <w:u w:val="none"/>
        </w:rPr>
      </w:pPr>
      <w:r w:rsidDel="00000000" w:rsidR="00000000" w:rsidRPr="00000000">
        <w:rPr>
          <w:rtl w:val="0"/>
        </w:rPr>
        <w:t xml:space="preserve">DISINTEGRATE a [x] operator: set specific Operator’s state to Disintegrated on the Board</w:t>
      </w:r>
    </w:p>
    <w:p w:rsidR="00000000" w:rsidDel="00000000" w:rsidP="00000000" w:rsidRDefault="00000000" w:rsidRPr="00000000" w14:paraId="000000DC">
      <w:pPr>
        <w:numPr>
          <w:ilvl w:val="0"/>
          <w:numId w:val="7"/>
        </w:numPr>
        <w:spacing w:after="0" w:before="0" w:line="331.2" w:lineRule="auto"/>
        <w:ind w:left="720" w:hanging="360"/>
        <w:jc w:val="both"/>
        <w:rPr>
          <w:u w:val="none"/>
        </w:rPr>
      </w:pPr>
      <w:r w:rsidDel="00000000" w:rsidR="00000000" w:rsidRPr="00000000">
        <w:rPr>
          <w:rtl w:val="0"/>
        </w:rPr>
        <w:t xml:space="preserve">DISINTEGRATE all [x] operators: set specific Operator(s)’ state to Disintegrated on the Board</w:t>
      </w:r>
    </w:p>
    <w:p w:rsidR="00000000" w:rsidDel="00000000" w:rsidP="00000000" w:rsidRDefault="00000000" w:rsidRPr="00000000" w14:paraId="000000DD">
      <w:pPr>
        <w:numPr>
          <w:ilvl w:val="0"/>
          <w:numId w:val="7"/>
        </w:numPr>
        <w:spacing w:after="0" w:before="0" w:line="331.2" w:lineRule="auto"/>
        <w:ind w:left="720" w:hanging="360"/>
        <w:jc w:val="both"/>
        <w:rPr>
          <w:u w:val="none"/>
        </w:rPr>
      </w:pPr>
      <w:r w:rsidDel="00000000" w:rsidR="00000000" w:rsidRPr="00000000">
        <w:rPr>
          <w:rtl w:val="0"/>
        </w:rPr>
        <w:t xml:space="preserve">DISINTEGRATE all operators: set all Operators’ state to Disintegrated on the Board</w:t>
      </w:r>
    </w:p>
    <w:p w:rsidR="00000000" w:rsidDel="00000000" w:rsidP="00000000" w:rsidRDefault="00000000" w:rsidRPr="00000000" w14:paraId="000000DE">
      <w:pPr>
        <w:spacing w:after="0" w:before="0" w:line="331.2" w:lineRule="auto"/>
        <w:jc w:val="both"/>
        <w:rPr/>
      </w:pPr>
      <w:r w:rsidDel="00000000" w:rsidR="00000000" w:rsidRPr="00000000">
        <w:rPr>
          <w:rtl w:val="0"/>
        </w:rPr>
      </w:r>
    </w:p>
    <w:p w:rsidR="00000000" w:rsidDel="00000000" w:rsidP="00000000" w:rsidRDefault="00000000" w:rsidRPr="00000000" w14:paraId="000000DF">
      <w:pPr>
        <w:spacing w:after="0" w:before="0" w:line="331.2" w:lineRule="auto"/>
        <w:jc w:val="both"/>
        <w:rPr/>
      </w:pPr>
      <w:r w:rsidDel="00000000" w:rsidR="00000000" w:rsidRPr="00000000">
        <w:rPr>
          <w:rtl w:val="0"/>
        </w:rPr>
        <w:t xml:space="preserve">Unless specified otherwise:</w:t>
      </w:r>
    </w:p>
    <w:p w:rsidR="00000000" w:rsidDel="00000000" w:rsidP="00000000" w:rsidRDefault="00000000" w:rsidRPr="00000000" w14:paraId="000000E0">
      <w:pPr>
        <w:numPr>
          <w:ilvl w:val="0"/>
          <w:numId w:val="17"/>
        </w:numPr>
        <w:spacing w:after="0" w:before="0" w:line="331.2" w:lineRule="auto"/>
        <w:ind w:left="720" w:hanging="360"/>
        <w:jc w:val="both"/>
        <w:rPr>
          <w:u w:val="none"/>
        </w:rPr>
      </w:pPr>
      <w:r w:rsidDel="00000000" w:rsidR="00000000" w:rsidRPr="00000000">
        <w:rPr>
          <w:rtl w:val="0"/>
        </w:rPr>
        <w:t xml:space="preserve">Abilities can be used only on Operators, Controllers and Deployed Gear that are within the same Turnpoint card, i.e. in the same Stream AND the same Century. </w:t>
      </w:r>
    </w:p>
    <w:p w:rsidR="00000000" w:rsidDel="00000000" w:rsidP="00000000" w:rsidRDefault="00000000" w:rsidRPr="00000000" w14:paraId="000000E1">
      <w:pPr>
        <w:numPr>
          <w:ilvl w:val="0"/>
          <w:numId w:val="17"/>
        </w:numPr>
        <w:spacing w:after="0" w:before="0" w:line="331.2" w:lineRule="auto"/>
        <w:ind w:left="720" w:hanging="360"/>
        <w:jc w:val="both"/>
        <w:rPr>
          <w:u w:val="none"/>
        </w:rPr>
      </w:pPr>
      <w:r w:rsidDel="00000000" w:rsidR="00000000" w:rsidRPr="00000000">
        <w:rPr>
          <w:rtl w:val="0"/>
        </w:rPr>
        <w:t xml:space="preserve">Abilities are active for 1 turn, until the beginning of the owning player’s next turn. </w:t>
      </w:r>
    </w:p>
    <w:p w:rsidR="00000000" w:rsidDel="00000000" w:rsidP="00000000" w:rsidRDefault="00000000" w:rsidRPr="00000000" w14:paraId="000000E2">
      <w:pPr>
        <w:spacing w:after="0" w:before="0" w:line="331.2" w:lineRule="auto"/>
        <w:jc w:val="both"/>
        <w:rPr/>
      </w:pPr>
      <w:r w:rsidDel="00000000" w:rsidR="00000000" w:rsidRPr="00000000">
        <w:rPr>
          <w:rtl w:val="0"/>
        </w:rPr>
      </w:r>
    </w:p>
    <w:p w:rsidR="00000000" w:rsidDel="00000000" w:rsidP="00000000" w:rsidRDefault="00000000" w:rsidRPr="00000000" w14:paraId="000000E3">
      <w:pPr>
        <w:spacing w:after="0" w:before="0" w:line="331.2" w:lineRule="auto"/>
        <w:jc w:val="both"/>
        <w:rPr/>
      </w:pPr>
      <w:r w:rsidDel="00000000" w:rsidR="00000000" w:rsidRPr="00000000">
        <w:rPr>
          <w:rtl w:val="0"/>
        </w:rPr>
        <w:t xml:space="preserve">There are other special Abilities, which have more specific effects, e.g. targeting only certain Operators or changing the game state in a specific pre</w:t>
      </w:r>
      <w:del w:author="Nerd Monkeys" w:id="5" w:date="2022-07-23T14:30:33Z">
        <w:r w:rsidDel="00000000" w:rsidR="00000000" w:rsidRPr="00000000">
          <w:rPr>
            <w:rtl w:val="0"/>
          </w:rPr>
          <w:delText xml:space="preserve">-</w:delText>
        </w:r>
      </w:del>
      <w:r w:rsidDel="00000000" w:rsidR="00000000" w:rsidRPr="00000000">
        <w:rPr>
          <w:rtl w:val="0"/>
        </w:rPr>
        <w:t xml:space="preserve">determined way.</w:t>
      </w:r>
    </w:p>
    <w:p w:rsidR="00000000" w:rsidDel="00000000" w:rsidP="00000000" w:rsidRDefault="00000000" w:rsidRPr="00000000" w14:paraId="000000E4">
      <w:pPr>
        <w:spacing w:after="0" w:before="0" w:line="331.2" w:lineRule="auto"/>
        <w:jc w:val="both"/>
        <w:rPr/>
      </w:pPr>
      <w:r w:rsidDel="00000000" w:rsidR="00000000" w:rsidRPr="00000000">
        <w:rPr>
          <w:rtl w:val="0"/>
        </w:rPr>
      </w:r>
    </w:p>
    <w:p w:rsidR="00000000" w:rsidDel="00000000" w:rsidP="00000000" w:rsidRDefault="00000000" w:rsidRPr="00000000" w14:paraId="000000E5">
      <w:pPr>
        <w:pStyle w:val="Heading2"/>
        <w:spacing w:after="0" w:before="0" w:line="331.2" w:lineRule="auto"/>
        <w:jc w:val="both"/>
        <w:rPr/>
      </w:pPr>
      <w:bookmarkStart w:colFirst="0" w:colLast="0" w:name="_gp6cqkac09sw" w:id="22"/>
      <w:bookmarkEnd w:id="22"/>
      <w:r w:rsidDel="00000000" w:rsidR="00000000" w:rsidRPr="00000000">
        <w:rPr>
          <w:b w:val="1"/>
          <w:rtl w:val="0"/>
        </w:rPr>
        <w:t xml:space="preserve">3.7. Turn Flow</w:t>
      </w:r>
      <w:r w:rsidDel="00000000" w:rsidR="00000000" w:rsidRPr="00000000">
        <w:rPr>
          <w:rtl w:val="0"/>
        </w:rPr>
      </w:r>
    </w:p>
    <w:p w:rsidR="00000000" w:rsidDel="00000000" w:rsidP="00000000" w:rsidRDefault="00000000" w:rsidRPr="00000000" w14:paraId="000000E6">
      <w:pPr>
        <w:pageBreakBefore w:val="0"/>
        <w:spacing w:after="0" w:before="0" w:line="331.2" w:lineRule="auto"/>
        <w:jc w:val="both"/>
        <w:rPr/>
      </w:pPr>
      <w:r w:rsidDel="00000000" w:rsidR="00000000" w:rsidRPr="00000000">
        <w:rPr>
          <w:rtl w:val="0"/>
        </w:rPr>
        <w:t xml:space="preserve">The game is turn-based with turns being taken completely separately by the 2 players. Once a player</w:t>
      </w:r>
      <w:ins w:author="Nerd Monkeys" w:id="6" w:date="2022-07-25T10:28:24Z">
        <w:r w:rsidDel="00000000" w:rsidR="00000000" w:rsidRPr="00000000">
          <w:rPr>
            <w:rtl w:val="0"/>
          </w:rPr>
          <w:t xml:space="preserve">’s</w:t>
        </w:r>
      </w:ins>
      <w:r w:rsidDel="00000000" w:rsidR="00000000" w:rsidRPr="00000000">
        <w:rPr>
          <w:rtl w:val="0"/>
        </w:rPr>
        <w:t xml:space="preserve"> turn has ended, that player has no direct control over what happens in their opponent’s turn.</w:t>
      </w:r>
    </w:p>
    <w:p w:rsidR="00000000" w:rsidDel="00000000" w:rsidP="00000000" w:rsidRDefault="00000000" w:rsidRPr="00000000" w14:paraId="000000E7">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E8">
      <w:pPr>
        <w:pageBreakBefore w:val="0"/>
        <w:spacing w:after="0" w:before="0" w:line="331.2" w:lineRule="auto"/>
        <w:jc w:val="both"/>
        <w:rPr/>
      </w:pPr>
      <w:r w:rsidDel="00000000" w:rsidR="00000000" w:rsidRPr="00000000">
        <w:rPr>
          <w:rtl w:val="0"/>
        </w:rPr>
        <w:t xml:space="preserve">Each player’s turn is composed of Actions that the player is able to take, which change the state of the game. </w:t>
      </w:r>
    </w:p>
    <w:p w:rsidR="00000000" w:rsidDel="00000000" w:rsidP="00000000" w:rsidRDefault="00000000" w:rsidRPr="00000000" w14:paraId="000000E9">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EA">
      <w:pPr>
        <w:pStyle w:val="Heading3"/>
        <w:spacing w:after="0" w:before="0" w:line="331.2" w:lineRule="auto"/>
        <w:jc w:val="both"/>
        <w:rPr/>
      </w:pPr>
      <w:bookmarkStart w:colFirst="0" w:colLast="0" w:name="_iszgm5elkwk3" w:id="23"/>
      <w:bookmarkEnd w:id="23"/>
      <w:r w:rsidDel="00000000" w:rsidR="00000000" w:rsidRPr="00000000">
        <w:rPr>
          <w:rtl w:val="0"/>
        </w:rPr>
        <w:t xml:space="preserve">3.7.1. Actions</w:t>
      </w:r>
    </w:p>
    <w:p w:rsidR="00000000" w:rsidDel="00000000" w:rsidP="00000000" w:rsidRDefault="00000000" w:rsidRPr="00000000" w14:paraId="000000EB">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EC">
      <w:pPr>
        <w:pageBreakBefore w:val="0"/>
        <w:spacing w:after="0" w:before="0" w:line="331.2" w:lineRule="auto"/>
        <w:jc w:val="both"/>
        <w:rPr/>
      </w:pPr>
      <w:r w:rsidDel="00000000" w:rsidR="00000000" w:rsidRPr="00000000">
        <w:rPr>
          <w:rtl w:val="0"/>
        </w:rPr>
        <w:t xml:space="preserve">List of Actions available to players:</w:t>
      </w:r>
    </w:p>
    <w:p w:rsidR="00000000" w:rsidDel="00000000" w:rsidP="00000000" w:rsidRDefault="00000000" w:rsidRPr="00000000" w14:paraId="000000ED">
      <w:pPr>
        <w:pageBreakBefore w:val="0"/>
        <w:numPr>
          <w:ilvl w:val="0"/>
          <w:numId w:val="4"/>
        </w:numPr>
        <w:spacing w:after="0" w:before="0" w:line="331.2" w:lineRule="auto"/>
        <w:ind w:left="720" w:hanging="360"/>
        <w:jc w:val="both"/>
        <w:rPr>
          <w:u w:val="none"/>
        </w:rPr>
      </w:pPr>
      <w:r w:rsidDel="00000000" w:rsidR="00000000" w:rsidRPr="00000000">
        <w:rPr>
          <w:rtl w:val="0"/>
        </w:rPr>
        <w:t xml:space="preserve">Activate Operator: put Operator on Board</w:t>
      </w:r>
    </w:p>
    <w:p w:rsidR="00000000" w:rsidDel="00000000" w:rsidP="00000000" w:rsidRDefault="00000000" w:rsidRPr="00000000" w14:paraId="000000EE">
      <w:pPr>
        <w:pageBreakBefore w:val="0"/>
        <w:numPr>
          <w:ilvl w:val="1"/>
          <w:numId w:val="4"/>
        </w:numPr>
        <w:spacing w:after="0" w:before="0" w:line="331.2" w:lineRule="auto"/>
        <w:ind w:left="1440" w:hanging="360"/>
        <w:jc w:val="both"/>
        <w:rPr>
          <w:u w:val="none"/>
        </w:rPr>
      </w:pPr>
      <w:r w:rsidDel="00000000" w:rsidR="00000000" w:rsidRPr="00000000">
        <w:rPr>
          <w:rtl w:val="0"/>
        </w:rPr>
        <w:t xml:space="preserve">Charge Gear card(s): set Gear state to Charged</w:t>
      </w:r>
    </w:p>
    <w:p w:rsidR="00000000" w:rsidDel="00000000" w:rsidP="00000000" w:rsidRDefault="00000000" w:rsidRPr="00000000" w14:paraId="000000EF">
      <w:pPr>
        <w:pageBreakBefore w:val="0"/>
        <w:numPr>
          <w:ilvl w:val="0"/>
          <w:numId w:val="4"/>
        </w:numPr>
        <w:spacing w:after="0" w:before="0" w:line="331.2" w:lineRule="auto"/>
        <w:ind w:left="720" w:hanging="360"/>
        <w:jc w:val="both"/>
        <w:rPr>
          <w:u w:val="none"/>
        </w:rPr>
      </w:pPr>
      <w:r w:rsidDel="00000000" w:rsidR="00000000" w:rsidRPr="00000000">
        <w:rPr>
          <w:rtl w:val="0"/>
        </w:rPr>
        <w:t xml:space="preserve">Use Ability: limited only by available Agenda</w:t>
      </w:r>
    </w:p>
    <w:p w:rsidR="00000000" w:rsidDel="00000000" w:rsidP="00000000" w:rsidRDefault="00000000" w:rsidRPr="00000000" w14:paraId="000000F0">
      <w:pPr>
        <w:pageBreakBefore w:val="0"/>
        <w:numPr>
          <w:ilvl w:val="0"/>
          <w:numId w:val="4"/>
        </w:numPr>
        <w:spacing w:after="0" w:before="0" w:line="331.2" w:lineRule="auto"/>
        <w:ind w:left="720" w:hanging="360"/>
        <w:jc w:val="both"/>
        <w:rPr>
          <w:u w:val="none"/>
        </w:rPr>
      </w:pPr>
      <w:r w:rsidDel="00000000" w:rsidR="00000000" w:rsidRPr="00000000">
        <w:rPr>
          <w:rtl w:val="0"/>
        </w:rPr>
        <w:t xml:space="preserve">Move Operator: once per turn per Operator</w:t>
      </w:r>
    </w:p>
    <w:p w:rsidR="00000000" w:rsidDel="00000000" w:rsidP="00000000" w:rsidRDefault="00000000" w:rsidRPr="00000000" w14:paraId="000000F1">
      <w:pPr>
        <w:pageBreakBefore w:val="0"/>
        <w:numPr>
          <w:ilvl w:val="1"/>
          <w:numId w:val="4"/>
        </w:numPr>
        <w:spacing w:after="0" w:before="0" w:line="331.2" w:lineRule="auto"/>
        <w:ind w:left="1440" w:hanging="360"/>
        <w:jc w:val="both"/>
        <w:rPr>
          <w:u w:val="none"/>
        </w:rPr>
      </w:pPr>
      <w:r w:rsidDel="00000000" w:rsidR="00000000" w:rsidRPr="00000000">
        <w:rPr>
          <w:rtl w:val="0"/>
        </w:rPr>
        <w:t xml:space="preserve">Move: Move </w:t>
      </w:r>
      <w:ins w:author="Ilya Dorman" w:id="7" w:date="2022-07-30T13:57:23Z">
        <w:r w:rsidDel="00000000" w:rsidR="00000000" w:rsidRPr="00000000">
          <w:rPr>
            <w:rtl w:val="0"/>
          </w:rPr>
          <w:t xml:space="preserve">2 centuries </w:t>
        </w:r>
      </w:ins>
      <w:r w:rsidDel="00000000" w:rsidR="00000000" w:rsidRPr="00000000">
        <w:rPr>
          <w:rtl w:val="0"/>
        </w:rPr>
        <w:t xml:space="preserve">Upstream/Downstream</w:t>
      </w:r>
    </w:p>
    <w:p w:rsidR="00000000" w:rsidDel="00000000" w:rsidP="00000000" w:rsidRDefault="00000000" w:rsidRPr="00000000" w14:paraId="000000F2">
      <w:pPr>
        <w:pageBreakBefore w:val="0"/>
        <w:numPr>
          <w:ilvl w:val="1"/>
          <w:numId w:val="4"/>
        </w:numPr>
        <w:spacing w:after="0" w:before="0" w:line="331.2" w:lineRule="auto"/>
        <w:ind w:left="1440" w:hanging="360"/>
        <w:jc w:val="both"/>
        <w:rPr>
          <w:u w:val="none"/>
        </w:rPr>
      </w:pPr>
      <w:ins w:author="Ilya Dorman" w:id="8" w:date="2022-07-30T13:57:07Z">
        <w:r w:rsidDel="00000000" w:rsidR="00000000" w:rsidRPr="00000000">
          <w:rPr>
            <w:rtl w:val="0"/>
          </w:rPr>
          <w:t xml:space="preserve">Cross-stream</w:t>
        </w:r>
      </w:ins>
      <w:del w:author="Ilya Dorman" w:id="8" w:date="2022-07-30T13:57:07Z">
        <w:r w:rsidDel="00000000" w:rsidR="00000000" w:rsidRPr="00000000">
          <w:rPr>
            <w:rtl w:val="0"/>
          </w:rPr>
          <w:delText xml:space="preserve">Stream-step</w:delText>
        </w:r>
      </w:del>
      <w:r w:rsidDel="00000000" w:rsidR="00000000" w:rsidRPr="00000000">
        <w:rPr>
          <w:rtl w:val="0"/>
        </w:rPr>
        <w:t xml:space="preserve">: Move to opposing Stream</w:t>
      </w:r>
    </w:p>
    <w:p w:rsidR="00000000" w:rsidDel="00000000" w:rsidP="00000000" w:rsidRDefault="00000000" w:rsidRPr="00000000" w14:paraId="000000F3">
      <w:pPr>
        <w:pageBreakBefore w:val="0"/>
        <w:numPr>
          <w:ilvl w:val="0"/>
          <w:numId w:val="4"/>
        </w:numPr>
        <w:spacing w:after="0" w:before="0" w:line="331.2" w:lineRule="auto"/>
        <w:ind w:left="720" w:hanging="360"/>
        <w:jc w:val="both"/>
        <w:rPr>
          <w:u w:val="none"/>
        </w:rPr>
      </w:pPr>
      <w:r w:rsidDel="00000000" w:rsidR="00000000" w:rsidRPr="00000000">
        <w:rPr>
          <w:rtl w:val="0"/>
        </w:rPr>
        <w:t xml:space="preserve">Move Controller: once per turn per Controller, only Upstream/Downstream</w:t>
      </w:r>
    </w:p>
    <w:p w:rsidR="00000000" w:rsidDel="00000000" w:rsidP="00000000" w:rsidRDefault="00000000" w:rsidRPr="00000000" w14:paraId="000000F4">
      <w:pPr>
        <w:pageBreakBefore w:val="0"/>
        <w:numPr>
          <w:ilvl w:val="0"/>
          <w:numId w:val="4"/>
        </w:numPr>
        <w:spacing w:after="0" w:before="0" w:line="331.2" w:lineRule="auto"/>
        <w:ind w:left="720" w:hanging="360"/>
        <w:jc w:val="both"/>
        <w:rPr>
          <w:u w:val="none"/>
        </w:rPr>
      </w:pPr>
      <w:r w:rsidDel="00000000" w:rsidR="00000000" w:rsidRPr="00000000">
        <w:rPr>
          <w:rtl w:val="0"/>
        </w:rPr>
        <w:t xml:space="preserve">Spin Agenda (once per turn)</w:t>
      </w:r>
      <w:r w:rsidDel="00000000" w:rsidR="00000000" w:rsidRPr="00000000">
        <w:rPr>
          <w:rtl w:val="0"/>
        </w:rPr>
      </w:r>
    </w:p>
    <w:p w:rsidR="00000000" w:rsidDel="00000000" w:rsidP="00000000" w:rsidRDefault="00000000" w:rsidRPr="00000000" w14:paraId="000000F5">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F6">
      <w:pPr>
        <w:pageBreakBefore w:val="0"/>
        <w:spacing w:after="0" w:before="0" w:line="331.2" w:lineRule="auto"/>
        <w:jc w:val="both"/>
        <w:rPr/>
      </w:pPr>
      <w:r w:rsidDel="00000000" w:rsidR="00000000" w:rsidRPr="00000000">
        <w:rPr>
          <w:rtl w:val="0"/>
        </w:rPr>
        <w:t xml:space="preserve">The player may play these Actions in any order they want, respecting necessary prerequisites (i.e. per-turn limitations, Resource limitations).</w:t>
      </w:r>
    </w:p>
    <w:p w:rsidR="00000000" w:rsidDel="00000000" w:rsidP="00000000" w:rsidRDefault="00000000" w:rsidRPr="00000000" w14:paraId="000000F7">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F8">
      <w:pPr>
        <w:pageBreakBefore w:val="0"/>
        <w:spacing w:after="0" w:before="0" w:line="331.2" w:lineRule="auto"/>
        <w:jc w:val="both"/>
        <w:rPr/>
      </w:pPr>
      <w:r w:rsidDel="00000000" w:rsidR="00000000" w:rsidRPr="00000000">
        <w:rPr>
          <w:rtl w:val="0"/>
        </w:rPr>
        <w:t xml:space="preserve">Only once all the Actions have been confirmed, the effects are applied. Before confirming the turn’s end, the player sees all effects from Abilities as a preview on all cards that are affected, including the changes of Attributes and States. Once the actions are confirmed, the effects are applied along with visual feedback to both players, and the turn passes to the next player.</w:t>
      </w:r>
    </w:p>
    <w:p w:rsidR="00000000" w:rsidDel="00000000" w:rsidP="00000000" w:rsidRDefault="00000000" w:rsidRPr="00000000" w14:paraId="000000F9">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FA">
      <w:pPr>
        <w:pStyle w:val="Heading3"/>
        <w:spacing w:after="0" w:before="0" w:line="331.2" w:lineRule="auto"/>
        <w:jc w:val="both"/>
        <w:rPr/>
      </w:pPr>
      <w:bookmarkStart w:colFirst="0" w:colLast="0" w:name="_4ocan4zcgqm7" w:id="24"/>
      <w:bookmarkEnd w:id="24"/>
      <w:r w:rsidDel="00000000" w:rsidR="00000000" w:rsidRPr="00000000">
        <w:rPr>
          <w:rtl w:val="0"/>
        </w:rPr>
        <w:t xml:space="preserve">3.7.2. Main Rules</w:t>
      </w:r>
    </w:p>
    <w:p w:rsidR="00000000" w:rsidDel="00000000" w:rsidP="00000000" w:rsidRDefault="00000000" w:rsidRPr="00000000" w14:paraId="000000FB">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FC">
      <w:pPr>
        <w:pStyle w:val="Heading4"/>
        <w:spacing w:after="0" w:before="0" w:line="331.2" w:lineRule="auto"/>
        <w:jc w:val="both"/>
        <w:rPr/>
      </w:pPr>
      <w:bookmarkStart w:colFirst="0" w:colLast="0" w:name="_da8afey69idw" w:id="25"/>
      <w:bookmarkEnd w:id="25"/>
      <w:r w:rsidDel="00000000" w:rsidR="00000000" w:rsidRPr="00000000">
        <w:rPr>
          <w:rtl w:val="0"/>
        </w:rPr>
        <w:t xml:space="preserve">3.7.2.1. Operators</w:t>
      </w:r>
    </w:p>
    <w:p w:rsidR="00000000" w:rsidDel="00000000" w:rsidP="00000000" w:rsidRDefault="00000000" w:rsidRPr="00000000" w14:paraId="000000FD">
      <w:pPr>
        <w:pageBreakBefore w:val="0"/>
        <w:spacing w:after="0" w:before="0" w:line="331.2" w:lineRule="auto"/>
        <w:jc w:val="both"/>
        <w:rPr/>
      </w:pPr>
      <w:r w:rsidDel="00000000" w:rsidR="00000000" w:rsidRPr="00000000">
        <w:rPr>
          <w:rtl w:val="0"/>
        </w:rPr>
        <w:t xml:space="preserve">At the start of a player turn, all Defense Attributes of all Operators are refreshed to their default maximum value. This means that to Disable an Operator, a player needs to bring their Defense to 0 in a single turn, and to Disintegrate an Operator, the player needs to bring their Defense down a second time down to 0. If an Operator is Disintegrated, they are removed from play from the current game session.</w:t>
      </w:r>
    </w:p>
    <w:p w:rsidR="00000000" w:rsidDel="00000000" w:rsidP="00000000" w:rsidRDefault="00000000" w:rsidRPr="00000000" w14:paraId="000000FE">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0FF">
      <w:pPr>
        <w:pStyle w:val="Heading4"/>
        <w:spacing w:after="0" w:before="0" w:line="331.2" w:lineRule="auto"/>
        <w:jc w:val="both"/>
        <w:rPr/>
      </w:pPr>
      <w:bookmarkStart w:colFirst="0" w:colLast="0" w:name="_phrpfjmtplfb" w:id="26"/>
      <w:bookmarkEnd w:id="26"/>
      <w:r w:rsidDel="00000000" w:rsidR="00000000" w:rsidRPr="00000000">
        <w:rPr>
          <w:rtl w:val="0"/>
        </w:rPr>
        <w:t xml:space="preserve">3.7.2.2. Abilities</w:t>
      </w:r>
    </w:p>
    <w:p w:rsidR="00000000" w:rsidDel="00000000" w:rsidP="00000000" w:rsidRDefault="00000000" w:rsidRPr="00000000" w14:paraId="00000100">
      <w:pPr>
        <w:pageBreakBefore w:val="0"/>
        <w:spacing w:after="0" w:before="0" w:line="331.2" w:lineRule="auto"/>
        <w:jc w:val="both"/>
        <w:rPr/>
      </w:pPr>
      <w:r w:rsidDel="00000000" w:rsidR="00000000" w:rsidRPr="00000000">
        <w:rPr>
          <w:rtl w:val="0"/>
        </w:rPr>
        <w:t xml:space="preserve">To activate Operators or to activate any Abilities, the player must spend Agenda. To do this, the player chooses their desired Operator or Ability, highlighting it with a visual effect, and then must choose which Turnpoint cards they wish to use to spend the Agenda required. The player must choose one-by-one which Turnpoint cards to use to spend Agenda, until the total cost required is satisfied. During the Agenda spending process the player may also Spin Agenda, where they choose a Turnpoint card to flip. All Turnpoint cards Upstream are also flipped, giving the player more opportunities to generate the Agenda they need. The player may additionally Push Agenda, to double the Agenda yield of a Turnpoint card. When all Agenda requirements are satisfied, the player may then place the desired Operator on the Board or choose a target for an Ability, and the action is completed. If an Ability applies automatically to specific targets, then the player is presented with a final confirmation to activate the Ability, after which the Action is completed. As the Ability is completed, the player is shown visual feedback to confirm the play.</w:t>
      </w:r>
    </w:p>
    <w:p w:rsidR="00000000" w:rsidDel="00000000" w:rsidP="00000000" w:rsidRDefault="00000000" w:rsidRPr="00000000" w14:paraId="00000101">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02">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03">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04">
      <w:pPr>
        <w:pStyle w:val="Heading4"/>
        <w:spacing w:after="0" w:before="0" w:line="331.2" w:lineRule="auto"/>
        <w:jc w:val="both"/>
        <w:rPr/>
      </w:pPr>
      <w:bookmarkStart w:colFirst="0" w:colLast="0" w:name="_5v6ayrdnidqv" w:id="27"/>
      <w:bookmarkEnd w:id="27"/>
      <w:r w:rsidDel="00000000" w:rsidR="00000000" w:rsidRPr="00000000">
        <w:rPr>
          <w:rtl w:val="0"/>
        </w:rPr>
        <w:t xml:space="preserve">3.7.2.3. General rules</w:t>
      </w:r>
    </w:p>
    <w:p w:rsidR="00000000" w:rsidDel="00000000" w:rsidP="00000000" w:rsidRDefault="00000000" w:rsidRPr="00000000" w14:paraId="00000105">
      <w:pPr>
        <w:spacing w:after="0" w:before="0" w:line="331.2" w:lineRule="auto"/>
        <w:rPr/>
      </w:pPr>
      <w:r w:rsidDel="00000000" w:rsidR="00000000" w:rsidRPr="00000000">
        <w:rPr>
          <w:rtl w:val="0"/>
        </w:rPr>
        <w:t xml:space="preserve">The general rules as explained in Chapter 3.3. apply. The game ends if 1 player’s Controller is reduced to 0 Armor OR if 1 player’s Operators are all disintegrated, leaving one player in a win state and the other in a lose state. In the rare case of both players having all of their Operators disintegrated or both players’ Controllers’ Armor reduced to 0, the game ends in a Draw.</w:t>
      </w:r>
    </w:p>
    <w:p w:rsidR="00000000" w:rsidDel="00000000" w:rsidP="00000000" w:rsidRDefault="00000000" w:rsidRPr="00000000" w14:paraId="00000106">
      <w:pPr>
        <w:spacing w:after="0" w:before="0" w:line="331.2" w:lineRule="auto"/>
        <w:rPr/>
      </w:pPr>
      <w:r w:rsidDel="00000000" w:rsidR="00000000" w:rsidRPr="00000000">
        <w:rPr>
          <w:rtl w:val="0"/>
        </w:rPr>
      </w:r>
    </w:p>
    <w:p w:rsidR="00000000" w:rsidDel="00000000" w:rsidP="00000000" w:rsidRDefault="00000000" w:rsidRPr="00000000" w14:paraId="00000107">
      <w:pPr>
        <w:spacing w:after="0" w:before="0" w:line="331.2" w:lineRule="auto"/>
        <w:rPr/>
      </w:pPr>
      <w:r w:rsidDel="00000000" w:rsidR="00000000" w:rsidRPr="00000000">
        <w:rPr>
          <w:rtl w:val="0"/>
        </w:rPr>
        <w:t xml:space="preserve">Movement is standardized to be 1 step for Controllers, either Upstream or Downstream and 2 steps for Operators either Upstream or Downstream. There are certain Cards that may allow for more movement.</w:t>
      </w:r>
    </w:p>
    <w:p w:rsidR="00000000" w:rsidDel="00000000" w:rsidP="00000000" w:rsidRDefault="00000000" w:rsidRPr="00000000" w14:paraId="00000108">
      <w:pPr>
        <w:pageBreakBefore w:val="0"/>
        <w:spacing w:after="0" w:before="0" w:line="331.2"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pageBreakBefore w:val="0"/>
        <w:spacing w:after="0" w:before="0" w:line="331.2" w:lineRule="auto"/>
        <w:jc w:val="both"/>
        <w:rPr>
          <w:b w:val="1"/>
        </w:rPr>
      </w:pPr>
      <w:bookmarkStart w:colFirst="0" w:colLast="0" w:name="_lggjm68h74w" w:id="28"/>
      <w:bookmarkEnd w:id="28"/>
      <w:r w:rsidDel="00000000" w:rsidR="00000000" w:rsidRPr="00000000">
        <w:rPr>
          <w:b w:val="1"/>
          <w:rtl w:val="0"/>
        </w:rPr>
        <w:t xml:space="preserve">4</w:t>
      </w:r>
      <w:r w:rsidDel="00000000" w:rsidR="00000000" w:rsidRPr="00000000">
        <w:rPr>
          <w:b w:val="1"/>
          <w:rtl w:val="0"/>
        </w:rPr>
        <w:t xml:space="preserve">. Game Economy and Metagame</w:t>
      </w:r>
    </w:p>
    <w:p w:rsidR="00000000" w:rsidDel="00000000" w:rsidP="00000000" w:rsidRDefault="00000000" w:rsidRPr="00000000" w14:paraId="0000010A">
      <w:pPr>
        <w:pageBreakBefore w:val="0"/>
        <w:spacing w:after="0" w:before="0" w:line="331.2" w:lineRule="auto"/>
        <w:jc w:val="both"/>
        <w:rPr/>
      </w:pPr>
      <w:r w:rsidDel="00000000" w:rsidR="00000000" w:rsidRPr="00000000">
        <w:rPr>
          <w:rtl w:val="0"/>
        </w:rPr>
        <w:t xml:space="preserve">The game relies on constant player engagement to provide them with Currencies they can use to craft </w:t>
      </w:r>
      <w:ins w:author="Ilya Dorman" w:id="9" w:date="2022-07-30T14:08:36Z">
        <w:r w:rsidDel="00000000" w:rsidR="00000000" w:rsidRPr="00000000">
          <w:rPr>
            <w:rtl w:val="0"/>
          </w:rPr>
          <w:t xml:space="preserve">Gear </w:t>
        </w:r>
      </w:ins>
      <w:r w:rsidDel="00000000" w:rsidR="00000000" w:rsidRPr="00000000">
        <w:rPr>
          <w:rtl w:val="0"/>
        </w:rPr>
        <w:t xml:space="preserve">Cards that they can bring into their overall Deck, from which they can compose their own Custom Decks, which can be brought into battle against other players. Regular rules for a Deck still apply, standard Deck size that can be brought into play is 25 Cards. To craft Cards, the player needs to obtain Facilities that enable the processing of Raw Materials.</w:t>
      </w:r>
    </w:p>
    <w:p w:rsidR="00000000" w:rsidDel="00000000" w:rsidP="00000000" w:rsidRDefault="00000000" w:rsidRPr="00000000" w14:paraId="0000010B">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0C">
      <w:pPr>
        <w:pStyle w:val="Heading2"/>
        <w:keepNext w:val="0"/>
        <w:keepLines w:val="0"/>
        <w:pageBreakBefore w:val="0"/>
        <w:spacing w:after="0" w:before="0" w:line="331.2" w:lineRule="auto"/>
        <w:jc w:val="both"/>
        <w:rPr>
          <w:b w:val="1"/>
        </w:rPr>
      </w:pPr>
      <w:bookmarkStart w:colFirst="0" w:colLast="0" w:name="_36kxd29ln7e0" w:id="29"/>
      <w:bookmarkEnd w:id="29"/>
      <w:r w:rsidDel="00000000" w:rsidR="00000000" w:rsidRPr="00000000">
        <w:rPr>
          <w:b w:val="1"/>
          <w:rtl w:val="0"/>
        </w:rPr>
        <w:t xml:space="preserve">4.1. Currencies</w:t>
      </w:r>
    </w:p>
    <w:p w:rsidR="00000000" w:rsidDel="00000000" w:rsidP="00000000" w:rsidRDefault="00000000" w:rsidRPr="00000000" w14:paraId="0000010D">
      <w:pPr>
        <w:spacing w:after="0" w:before="0" w:line="331.2" w:lineRule="auto"/>
        <w:rPr/>
      </w:pPr>
      <w:commentRangeStart w:id="12"/>
      <w:r w:rsidDel="00000000" w:rsidR="00000000" w:rsidRPr="00000000">
        <w:rPr>
          <w:rtl w:val="0"/>
        </w:rPr>
        <w:t xml:space="preserve">There are 25 Raw Materials and 25 Components</w:t>
      </w:r>
      <w:commentRangeEnd w:id="12"/>
      <w:r w:rsidDel="00000000" w:rsidR="00000000" w:rsidRPr="00000000">
        <w:commentReference w:id="12"/>
      </w:r>
      <w:r w:rsidDel="00000000" w:rsidR="00000000" w:rsidRPr="00000000">
        <w:rPr>
          <w:rtl w:val="0"/>
        </w:rPr>
        <w:t xml:space="preserve"> and 1 Premium Currency that players may use to craft new Cards. </w:t>
      </w:r>
      <w:r w:rsidDel="00000000" w:rsidR="00000000" w:rsidRPr="00000000">
        <w:rPr>
          <w:rtl w:val="0"/>
        </w:rPr>
      </w:r>
    </w:p>
    <w:p w:rsidR="00000000" w:rsidDel="00000000" w:rsidP="00000000" w:rsidRDefault="00000000" w:rsidRPr="00000000" w14:paraId="0000010E">
      <w:pPr>
        <w:pageBreakBefore w:val="0"/>
        <w:spacing w:after="0" w:before="0" w:line="331.2" w:lineRule="auto"/>
        <w:jc w:val="both"/>
        <w:rPr>
          <w:highlight w:val="yellow"/>
        </w:rPr>
      </w:pPr>
      <w:r w:rsidDel="00000000" w:rsidR="00000000" w:rsidRPr="00000000">
        <w:rPr>
          <w:rtl w:val="0"/>
        </w:rPr>
      </w:r>
    </w:p>
    <w:p w:rsidR="00000000" w:rsidDel="00000000" w:rsidP="00000000" w:rsidRDefault="00000000" w:rsidRPr="00000000" w14:paraId="0000010F">
      <w:pPr>
        <w:pStyle w:val="Heading3"/>
        <w:keepNext w:val="0"/>
        <w:keepLines w:val="0"/>
        <w:pageBreakBefore w:val="0"/>
        <w:spacing w:after="0" w:before="0" w:line="331.2" w:lineRule="auto"/>
        <w:jc w:val="both"/>
        <w:rPr>
          <w:b w:val="1"/>
        </w:rPr>
      </w:pPr>
      <w:bookmarkStart w:colFirst="0" w:colLast="0" w:name="_5sypdrxyut8k" w:id="30"/>
      <w:bookmarkEnd w:id="30"/>
      <w:r w:rsidDel="00000000" w:rsidR="00000000" w:rsidRPr="00000000">
        <w:rPr>
          <w:b w:val="1"/>
          <w:rtl w:val="0"/>
        </w:rPr>
        <w:t xml:space="preserve">4.1.1. Premium Currency</w:t>
      </w:r>
    </w:p>
    <w:p w:rsidR="00000000" w:rsidDel="00000000" w:rsidP="00000000" w:rsidRDefault="00000000" w:rsidRPr="00000000" w14:paraId="00000110">
      <w:pPr>
        <w:pageBreakBefore w:val="0"/>
        <w:spacing w:after="0" w:before="0" w:line="331.2" w:lineRule="auto"/>
        <w:jc w:val="both"/>
        <w:rPr/>
      </w:pPr>
      <w:r w:rsidDel="00000000" w:rsidR="00000000" w:rsidRPr="00000000">
        <w:rPr>
          <w:rtl w:val="0"/>
        </w:rPr>
        <w:t xml:space="preserve">There is 1 </w:t>
      </w:r>
      <w:commentRangeStart w:id="13"/>
      <w:r w:rsidDel="00000000" w:rsidR="00000000" w:rsidRPr="00000000">
        <w:rPr>
          <w:rtl w:val="0"/>
        </w:rPr>
        <w:t xml:space="preserve">Premium Currency</w:t>
      </w:r>
      <w:commentRangeEnd w:id="13"/>
      <w:r w:rsidDel="00000000" w:rsidR="00000000" w:rsidRPr="00000000">
        <w:commentReference w:id="13"/>
      </w:r>
      <w:r w:rsidDel="00000000" w:rsidR="00000000" w:rsidRPr="00000000">
        <w:rPr>
          <w:rtl w:val="0"/>
        </w:rPr>
        <w:t xml:space="preserve"> planned that the player may spend real-world money for to acquire Cards and Free Currencies for crafting.</w:t>
      </w:r>
    </w:p>
    <w:p w:rsidR="00000000" w:rsidDel="00000000" w:rsidP="00000000" w:rsidRDefault="00000000" w:rsidRPr="00000000" w14:paraId="00000111">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12">
      <w:pPr>
        <w:pStyle w:val="Heading3"/>
        <w:keepNext w:val="0"/>
        <w:keepLines w:val="0"/>
        <w:spacing w:after="0" w:before="0" w:line="331.2" w:lineRule="auto"/>
        <w:jc w:val="both"/>
        <w:rPr>
          <w:b w:val="1"/>
        </w:rPr>
      </w:pPr>
      <w:bookmarkStart w:colFirst="0" w:colLast="0" w:name="_nxr8wleomxw7" w:id="31"/>
      <w:bookmarkEnd w:id="31"/>
      <w:r w:rsidDel="00000000" w:rsidR="00000000" w:rsidRPr="00000000">
        <w:rPr>
          <w:b w:val="1"/>
          <w:rtl w:val="0"/>
        </w:rPr>
        <w:t xml:space="preserve">4.1.2. Free Currency</w:t>
      </w:r>
    </w:p>
    <w:p w:rsidR="00000000" w:rsidDel="00000000" w:rsidP="00000000" w:rsidRDefault="00000000" w:rsidRPr="00000000" w14:paraId="00000113">
      <w:pPr>
        <w:spacing w:after="0" w:before="0" w:line="331.2" w:lineRule="auto"/>
        <w:rPr/>
      </w:pPr>
      <w:r w:rsidDel="00000000" w:rsidR="00000000" w:rsidRPr="00000000">
        <w:rPr>
          <w:rtl w:val="0"/>
        </w:rPr>
        <w:t xml:space="preserve">There are 25 Raw Materials and 25 Components of unique types that the player may use for Crafting. </w:t>
      </w:r>
    </w:p>
    <w:p w:rsidR="00000000" w:rsidDel="00000000" w:rsidP="00000000" w:rsidRDefault="00000000" w:rsidRPr="00000000" w14:paraId="00000114">
      <w:pPr>
        <w:spacing w:after="0" w:before="0" w:line="331.2" w:lineRule="auto"/>
        <w:jc w:val="both"/>
        <w:rPr/>
      </w:pPr>
      <w:r w:rsidDel="00000000" w:rsidR="00000000" w:rsidRPr="00000000">
        <w:rPr>
          <w:rtl w:val="0"/>
        </w:rPr>
      </w:r>
    </w:p>
    <w:p w:rsidR="00000000" w:rsidDel="00000000" w:rsidP="00000000" w:rsidRDefault="00000000" w:rsidRPr="00000000" w14:paraId="00000115">
      <w:pPr>
        <w:spacing w:after="0" w:before="0" w:line="331.2" w:lineRule="auto"/>
        <w:jc w:val="both"/>
        <w:rPr/>
      </w:pPr>
      <w:r w:rsidDel="00000000" w:rsidR="00000000" w:rsidRPr="00000000">
        <w:rPr>
          <w:rtl w:val="0"/>
        </w:rPr>
        <w:t xml:space="preserve">Raw Materials:</w:t>
      </w:r>
    </w:p>
    <w:p w:rsidR="00000000" w:rsidDel="00000000" w:rsidP="00000000" w:rsidRDefault="00000000" w:rsidRPr="00000000" w14:paraId="00000116">
      <w:pPr>
        <w:numPr>
          <w:ilvl w:val="0"/>
          <w:numId w:val="18"/>
        </w:numPr>
        <w:spacing w:after="0" w:before="0" w:line="331.2" w:lineRule="auto"/>
        <w:ind w:left="720" w:hanging="360"/>
        <w:jc w:val="both"/>
        <w:rPr>
          <w:u w:val="none"/>
        </w:rPr>
      </w:pPr>
      <w:r w:rsidDel="00000000" w:rsidR="00000000" w:rsidRPr="00000000">
        <w:rPr>
          <w:rtl w:val="0"/>
        </w:rPr>
        <w:t xml:space="preserve">Iron</w:t>
        <w:tab/>
      </w:r>
    </w:p>
    <w:p w:rsidR="00000000" w:rsidDel="00000000" w:rsidP="00000000" w:rsidRDefault="00000000" w:rsidRPr="00000000" w14:paraId="00000117">
      <w:pPr>
        <w:numPr>
          <w:ilvl w:val="0"/>
          <w:numId w:val="18"/>
        </w:numPr>
        <w:spacing w:after="0" w:before="0" w:line="331.2" w:lineRule="auto"/>
        <w:ind w:left="720" w:hanging="360"/>
        <w:jc w:val="both"/>
        <w:rPr>
          <w:u w:val="none"/>
        </w:rPr>
      </w:pPr>
      <w:r w:rsidDel="00000000" w:rsidR="00000000" w:rsidRPr="00000000">
        <w:rPr>
          <w:rtl w:val="0"/>
        </w:rPr>
        <w:t xml:space="preserve">Gold</w:t>
        <w:tab/>
      </w:r>
    </w:p>
    <w:p w:rsidR="00000000" w:rsidDel="00000000" w:rsidP="00000000" w:rsidRDefault="00000000" w:rsidRPr="00000000" w14:paraId="00000118">
      <w:pPr>
        <w:numPr>
          <w:ilvl w:val="0"/>
          <w:numId w:val="18"/>
        </w:numPr>
        <w:spacing w:after="0" w:before="0" w:line="331.2" w:lineRule="auto"/>
        <w:ind w:left="720" w:hanging="360"/>
        <w:jc w:val="both"/>
        <w:rPr>
          <w:u w:val="none"/>
        </w:rPr>
      </w:pPr>
      <w:r w:rsidDel="00000000" w:rsidR="00000000" w:rsidRPr="00000000">
        <w:rPr>
          <w:rtl w:val="0"/>
        </w:rPr>
        <w:t xml:space="preserve">Silver</w:t>
        <w:tab/>
      </w:r>
    </w:p>
    <w:p w:rsidR="00000000" w:rsidDel="00000000" w:rsidP="00000000" w:rsidRDefault="00000000" w:rsidRPr="00000000" w14:paraId="00000119">
      <w:pPr>
        <w:numPr>
          <w:ilvl w:val="0"/>
          <w:numId w:val="18"/>
        </w:numPr>
        <w:spacing w:after="0" w:before="0" w:line="331.2" w:lineRule="auto"/>
        <w:ind w:left="720" w:hanging="360"/>
        <w:jc w:val="both"/>
        <w:rPr>
          <w:u w:val="none"/>
        </w:rPr>
      </w:pPr>
      <w:r w:rsidDel="00000000" w:rsidR="00000000" w:rsidRPr="00000000">
        <w:rPr>
          <w:rtl w:val="0"/>
        </w:rPr>
        <w:t xml:space="preserve">Copper</w:t>
        <w:tab/>
      </w:r>
    </w:p>
    <w:p w:rsidR="00000000" w:rsidDel="00000000" w:rsidP="00000000" w:rsidRDefault="00000000" w:rsidRPr="00000000" w14:paraId="0000011A">
      <w:pPr>
        <w:numPr>
          <w:ilvl w:val="0"/>
          <w:numId w:val="18"/>
        </w:numPr>
        <w:spacing w:after="0" w:before="0" w:line="331.2" w:lineRule="auto"/>
        <w:ind w:left="720" w:hanging="360"/>
        <w:jc w:val="both"/>
        <w:rPr>
          <w:u w:val="none"/>
        </w:rPr>
      </w:pPr>
      <w:r w:rsidDel="00000000" w:rsidR="00000000" w:rsidRPr="00000000">
        <w:rPr>
          <w:rtl w:val="0"/>
        </w:rPr>
        <w:t xml:space="preserve">Aluminum 7075</w:t>
        <w:tab/>
      </w:r>
    </w:p>
    <w:p w:rsidR="00000000" w:rsidDel="00000000" w:rsidP="00000000" w:rsidRDefault="00000000" w:rsidRPr="00000000" w14:paraId="0000011B">
      <w:pPr>
        <w:numPr>
          <w:ilvl w:val="0"/>
          <w:numId w:val="18"/>
        </w:numPr>
        <w:spacing w:after="0" w:before="0" w:line="331.2" w:lineRule="auto"/>
        <w:ind w:left="720" w:hanging="360"/>
        <w:jc w:val="both"/>
        <w:rPr>
          <w:u w:val="none"/>
        </w:rPr>
      </w:pPr>
      <w:r w:rsidDel="00000000" w:rsidR="00000000" w:rsidRPr="00000000">
        <w:rPr>
          <w:rtl w:val="0"/>
        </w:rPr>
        <w:t xml:space="preserve">Steel SAE 4140</w:t>
        <w:tab/>
      </w:r>
    </w:p>
    <w:p w:rsidR="00000000" w:rsidDel="00000000" w:rsidP="00000000" w:rsidRDefault="00000000" w:rsidRPr="00000000" w14:paraId="0000011C">
      <w:pPr>
        <w:numPr>
          <w:ilvl w:val="0"/>
          <w:numId w:val="18"/>
        </w:numPr>
        <w:spacing w:after="0" w:before="0" w:line="331.2" w:lineRule="auto"/>
        <w:ind w:left="720" w:hanging="360"/>
        <w:jc w:val="both"/>
        <w:rPr>
          <w:u w:val="none"/>
        </w:rPr>
      </w:pPr>
      <w:r w:rsidDel="00000000" w:rsidR="00000000" w:rsidRPr="00000000">
        <w:rPr>
          <w:rtl w:val="0"/>
        </w:rPr>
        <w:t xml:space="preserve">Titanium-cobalt</w:t>
        <w:tab/>
      </w:r>
    </w:p>
    <w:p w:rsidR="00000000" w:rsidDel="00000000" w:rsidP="00000000" w:rsidRDefault="00000000" w:rsidRPr="00000000" w14:paraId="0000011D">
      <w:pPr>
        <w:numPr>
          <w:ilvl w:val="0"/>
          <w:numId w:val="18"/>
        </w:numPr>
        <w:spacing w:after="0" w:before="0" w:line="331.2" w:lineRule="auto"/>
        <w:ind w:left="720" w:hanging="360"/>
        <w:jc w:val="both"/>
        <w:rPr>
          <w:u w:val="none"/>
        </w:rPr>
      </w:pPr>
      <w:r w:rsidDel="00000000" w:rsidR="00000000" w:rsidRPr="00000000">
        <w:rPr>
          <w:rtl w:val="0"/>
        </w:rPr>
        <w:t xml:space="preserve">Plutonium</w:t>
        <w:tab/>
      </w:r>
    </w:p>
    <w:p w:rsidR="00000000" w:rsidDel="00000000" w:rsidP="00000000" w:rsidRDefault="00000000" w:rsidRPr="00000000" w14:paraId="0000011E">
      <w:pPr>
        <w:numPr>
          <w:ilvl w:val="0"/>
          <w:numId w:val="18"/>
        </w:numPr>
        <w:spacing w:after="0" w:before="0" w:line="331.2" w:lineRule="auto"/>
        <w:ind w:left="720" w:hanging="360"/>
        <w:jc w:val="both"/>
        <w:rPr>
          <w:u w:val="none"/>
        </w:rPr>
      </w:pPr>
      <w:r w:rsidDel="00000000" w:rsidR="00000000" w:rsidRPr="00000000">
        <w:rPr>
          <w:rtl w:val="0"/>
        </w:rPr>
        <w:t xml:space="preserve">Uranium</w:t>
        <w:tab/>
      </w:r>
    </w:p>
    <w:p w:rsidR="00000000" w:rsidDel="00000000" w:rsidP="00000000" w:rsidRDefault="00000000" w:rsidRPr="00000000" w14:paraId="0000011F">
      <w:pPr>
        <w:numPr>
          <w:ilvl w:val="0"/>
          <w:numId w:val="18"/>
        </w:numPr>
        <w:spacing w:after="0" w:before="0" w:line="331.2" w:lineRule="auto"/>
        <w:ind w:left="720" w:hanging="360"/>
        <w:jc w:val="both"/>
        <w:rPr>
          <w:u w:val="none"/>
        </w:rPr>
      </w:pPr>
      <w:r w:rsidDel="00000000" w:rsidR="00000000" w:rsidRPr="00000000">
        <w:rPr>
          <w:rtl w:val="0"/>
        </w:rPr>
        <w:t xml:space="preserve">Technetium</w:t>
        <w:tab/>
      </w:r>
    </w:p>
    <w:p w:rsidR="00000000" w:rsidDel="00000000" w:rsidP="00000000" w:rsidRDefault="00000000" w:rsidRPr="00000000" w14:paraId="00000120">
      <w:pPr>
        <w:numPr>
          <w:ilvl w:val="0"/>
          <w:numId w:val="18"/>
        </w:numPr>
        <w:spacing w:after="0" w:before="0" w:line="331.2" w:lineRule="auto"/>
        <w:ind w:left="720" w:hanging="360"/>
        <w:jc w:val="both"/>
        <w:rPr>
          <w:u w:val="none"/>
        </w:rPr>
      </w:pPr>
      <w:r w:rsidDel="00000000" w:rsidR="00000000" w:rsidRPr="00000000">
        <w:rPr>
          <w:rtl w:val="0"/>
        </w:rPr>
        <w:t xml:space="preserve">Vremenium</w:t>
        <w:tab/>
      </w:r>
    </w:p>
    <w:p w:rsidR="00000000" w:rsidDel="00000000" w:rsidP="00000000" w:rsidRDefault="00000000" w:rsidRPr="00000000" w14:paraId="00000121">
      <w:pPr>
        <w:numPr>
          <w:ilvl w:val="0"/>
          <w:numId w:val="18"/>
        </w:numPr>
        <w:spacing w:after="0" w:before="0" w:line="331.2" w:lineRule="auto"/>
        <w:ind w:left="720" w:hanging="360"/>
        <w:jc w:val="both"/>
        <w:rPr>
          <w:u w:val="none"/>
        </w:rPr>
      </w:pPr>
      <w:r w:rsidDel="00000000" w:rsidR="00000000" w:rsidRPr="00000000">
        <w:rPr>
          <w:rtl w:val="0"/>
        </w:rPr>
        <w:t xml:space="preserve">Magnets </w:t>
        <w:tab/>
      </w:r>
    </w:p>
    <w:p w:rsidR="00000000" w:rsidDel="00000000" w:rsidP="00000000" w:rsidRDefault="00000000" w:rsidRPr="00000000" w14:paraId="00000122">
      <w:pPr>
        <w:numPr>
          <w:ilvl w:val="0"/>
          <w:numId w:val="18"/>
        </w:numPr>
        <w:spacing w:after="0" w:before="0" w:line="331.2" w:lineRule="auto"/>
        <w:ind w:left="720" w:hanging="360"/>
        <w:jc w:val="both"/>
        <w:rPr>
          <w:u w:val="none"/>
        </w:rPr>
      </w:pPr>
      <w:r w:rsidDel="00000000" w:rsidR="00000000" w:rsidRPr="00000000">
        <w:rPr>
          <w:rtl w:val="0"/>
        </w:rPr>
        <w:t xml:space="preserve">Carbon fiber</w:t>
        <w:tab/>
      </w:r>
    </w:p>
    <w:p w:rsidR="00000000" w:rsidDel="00000000" w:rsidP="00000000" w:rsidRDefault="00000000" w:rsidRPr="00000000" w14:paraId="00000123">
      <w:pPr>
        <w:numPr>
          <w:ilvl w:val="0"/>
          <w:numId w:val="18"/>
        </w:numPr>
        <w:spacing w:after="0" w:before="0" w:line="331.2" w:lineRule="auto"/>
        <w:ind w:left="720" w:hanging="360"/>
        <w:jc w:val="both"/>
        <w:rPr>
          <w:u w:val="none"/>
        </w:rPr>
      </w:pPr>
      <w:r w:rsidDel="00000000" w:rsidR="00000000" w:rsidRPr="00000000">
        <w:rPr>
          <w:rtl w:val="0"/>
        </w:rPr>
        <w:t xml:space="preserve">Thermoplastic</w:t>
        <w:tab/>
      </w:r>
    </w:p>
    <w:p w:rsidR="00000000" w:rsidDel="00000000" w:rsidP="00000000" w:rsidRDefault="00000000" w:rsidRPr="00000000" w14:paraId="00000124">
      <w:pPr>
        <w:numPr>
          <w:ilvl w:val="0"/>
          <w:numId w:val="18"/>
        </w:numPr>
        <w:spacing w:after="0" w:before="0" w:line="331.2" w:lineRule="auto"/>
        <w:ind w:left="720" w:hanging="360"/>
        <w:jc w:val="both"/>
        <w:rPr>
          <w:u w:val="none"/>
        </w:rPr>
      </w:pPr>
      <w:r w:rsidDel="00000000" w:rsidR="00000000" w:rsidRPr="00000000">
        <w:rPr>
          <w:rtl w:val="0"/>
        </w:rPr>
        <w:t xml:space="preserve">Gasoline</w:t>
        <w:tab/>
      </w:r>
    </w:p>
    <w:p w:rsidR="00000000" w:rsidDel="00000000" w:rsidP="00000000" w:rsidRDefault="00000000" w:rsidRPr="00000000" w14:paraId="00000125">
      <w:pPr>
        <w:numPr>
          <w:ilvl w:val="0"/>
          <w:numId w:val="18"/>
        </w:numPr>
        <w:spacing w:after="0" w:before="0" w:line="331.2" w:lineRule="auto"/>
        <w:ind w:left="720" w:hanging="360"/>
        <w:jc w:val="both"/>
        <w:rPr>
          <w:u w:val="none"/>
        </w:rPr>
      </w:pPr>
      <w:r w:rsidDel="00000000" w:rsidR="00000000" w:rsidRPr="00000000">
        <w:rPr>
          <w:rtl w:val="0"/>
        </w:rPr>
        <w:t xml:space="preserve">Bones</w:t>
        <w:tab/>
      </w:r>
    </w:p>
    <w:p w:rsidR="00000000" w:rsidDel="00000000" w:rsidP="00000000" w:rsidRDefault="00000000" w:rsidRPr="00000000" w14:paraId="00000126">
      <w:pPr>
        <w:numPr>
          <w:ilvl w:val="0"/>
          <w:numId w:val="18"/>
        </w:numPr>
        <w:spacing w:after="0" w:before="0" w:line="331.2" w:lineRule="auto"/>
        <w:ind w:left="720" w:hanging="360"/>
        <w:jc w:val="both"/>
        <w:rPr>
          <w:u w:val="none"/>
        </w:rPr>
      </w:pPr>
      <w:ins w:author="Nerd Monkeys" w:id="10" w:date="2022-07-25T10:29:42Z">
        <w:r w:rsidDel="00000000" w:rsidR="00000000" w:rsidRPr="00000000">
          <w:rPr>
            <w:rtl w:val="0"/>
          </w:rPr>
          <w:t xml:space="preserve">Aluminum</w:t>
        </w:r>
      </w:ins>
      <w:del w:author="Nerd Monkeys" w:id="10" w:date="2022-07-25T10:29:42Z">
        <w:r w:rsidDel="00000000" w:rsidR="00000000" w:rsidRPr="00000000">
          <w:rPr>
            <w:rtl w:val="0"/>
          </w:rPr>
          <w:delText xml:space="preserve">Aluminium</w:delText>
        </w:r>
      </w:del>
      <w:r w:rsidDel="00000000" w:rsidR="00000000" w:rsidRPr="00000000">
        <w:rPr>
          <w:rtl w:val="0"/>
        </w:rPr>
        <w:t xml:space="preserve"> oxynitride</w:t>
        <w:tab/>
      </w:r>
    </w:p>
    <w:p w:rsidR="00000000" w:rsidDel="00000000" w:rsidP="00000000" w:rsidRDefault="00000000" w:rsidRPr="00000000" w14:paraId="00000127">
      <w:pPr>
        <w:numPr>
          <w:ilvl w:val="0"/>
          <w:numId w:val="18"/>
        </w:numPr>
        <w:spacing w:after="0" w:before="0" w:line="331.2" w:lineRule="auto"/>
        <w:ind w:left="720" w:hanging="360"/>
        <w:jc w:val="both"/>
        <w:rPr>
          <w:u w:val="none"/>
        </w:rPr>
      </w:pPr>
      <w:r w:rsidDel="00000000" w:rsidR="00000000" w:rsidRPr="00000000">
        <w:rPr>
          <w:rtl w:val="0"/>
        </w:rPr>
        <w:t xml:space="preserve">Fabric</w:t>
        <w:tab/>
      </w:r>
    </w:p>
    <w:p w:rsidR="00000000" w:rsidDel="00000000" w:rsidP="00000000" w:rsidRDefault="00000000" w:rsidRPr="00000000" w14:paraId="00000128">
      <w:pPr>
        <w:numPr>
          <w:ilvl w:val="0"/>
          <w:numId w:val="18"/>
        </w:numPr>
        <w:spacing w:after="0" w:before="0" w:line="331.2" w:lineRule="auto"/>
        <w:ind w:left="720" w:hanging="360"/>
        <w:jc w:val="both"/>
        <w:rPr>
          <w:u w:val="none"/>
        </w:rPr>
      </w:pPr>
      <w:r w:rsidDel="00000000" w:rsidR="00000000" w:rsidRPr="00000000">
        <w:rPr>
          <w:rtl w:val="0"/>
        </w:rPr>
        <w:t xml:space="preserve">Polyurethane </w:t>
        <w:tab/>
      </w:r>
    </w:p>
    <w:p w:rsidR="00000000" w:rsidDel="00000000" w:rsidP="00000000" w:rsidRDefault="00000000" w:rsidRPr="00000000" w14:paraId="00000129">
      <w:pPr>
        <w:numPr>
          <w:ilvl w:val="0"/>
          <w:numId w:val="18"/>
        </w:numPr>
        <w:spacing w:after="0" w:before="0" w:line="331.2" w:lineRule="auto"/>
        <w:ind w:left="720" w:hanging="360"/>
        <w:jc w:val="both"/>
        <w:rPr>
          <w:u w:val="none"/>
        </w:rPr>
      </w:pPr>
      <w:r w:rsidDel="00000000" w:rsidR="00000000" w:rsidRPr="00000000">
        <w:rPr>
          <w:rtl w:val="0"/>
        </w:rPr>
        <w:t xml:space="preserve">Acid</w:t>
        <w:tab/>
      </w:r>
    </w:p>
    <w:p w:rsidR="00000000" w:rsidDel="00000000" w:rsidP="00000000" w:rsidRDefault="00000000" w:rsidRPr="00000000" w14:paraId="0000012A">
      <w:pPr>
        <w:numPr>
          <w:ilvl w:val="0"/>
          <w:numId w:val="18"/>
        </w:numPr>
        <w:spacing w:after="0" w:before="0" w:line="331.2" w:lineRule="auto"/>
        <w:ind w:left="720" w:hanging="360"/>
        <w:jc w:val="both"/>
        <w:rPr>
          <w:u w:val="none"/>
        </w:rPr>
      </w:pPr>
      <w:r w:rsidDel="00000000" w:rsidR="00000000" w:rsidRPr="00000000">
        <w:rPr>
          <w:rtl w:val="0"/>
        </w:rPr>
        <w:t xml:space="preserve">Pure oxygen</w:t>
        <w:tab/>
      </w:r>
    </w:p>
    <w:p w:rsidR="00000000" w:rsidDel="00000000" w:rsidP="00000000" w:rsidRDefault="00000000" w:rsidRPr="00000000" w14:paraId="0000012B">
      <w:pPr>
        <w:numPr>
          <w:ilvl w:val="0"/>
          <w:numId w:val="18"/>
        </w:numPr>
        <w:spacing w:after="0" w:before="0" w:line="331.2" w:lineRule="auto"/>
        <w:ind w:left="720" w:hanging="360"/>
        <w:jc w:val="both"/>
        <w:rPr>
          <w:u w:val="none"/>
        </w:rPr>
      </w:pPr>
      <w:r w:rsidDel="00000000" w:rsidR="00000000" w:rsidRPr="00000000">
        <w:rPr>
          <w:rtl w:val="0"/>
        </w:rPr>
        <w:t xml:space="preserve">Lysergic acid</w:t>
        <w:tab/>
      </w:r>
    </w:p>
    <w:p w:rsidR="00000000" w:rsidDel="00000000" w:rsidP="00000000" w:rsidRDefault="00000000" w:rsidRPr="00000000" w14:paraId="0000012C">
      <w:pPr>
        <w:numPr>
          <w:ilvl w:val="0"/>
          <w:numId w:val="18"/>
        </w:numPr>
        <w:spacing w:after="0" w:before="0" w:line="331.2" w:lineRule="auto"/>
        <w:ind w:left="720" w:hanging="360"/>
        <w:jc w:val="both"/>
        <w:rPr>
          <w:u w:val="none"/>
        </w:rPr>
      </w:pPr>
      <w:r w:rsidDel="00000000" w:rsidR="00000000" w:rsidRPr="00000000">
        <w:rPr>
          <w:rtl w:val="0"/>
        </w:rPr>
        <w:t xml:space="preserve">Meteorite shards</w:t>
        <w:tab/>
      </w:r>
    </w:p>
    <w:p w:rsidR="00000000" w:rsidDel="00000000" w:rsidP="00000000" w:rsidRDefault="00000000" w:rsidRPr="00000000" w14:paraId="0000012D">
      <w:pPr>
        <w:numPr>
          <w:ilvl w:val="0"/>
          <w:numId w:val="18"/>
        </w:numPr>
        <w:spacing w:after="0" w:before="0" w:line="331.2" w:lineRule="auto"/>
        <w:ind w:left="720" w:hanging="360"/>
        <w:jc w:val="both"/>
        <w:rPr>
          <w:u w:val="none"/>
        </w:rPr>
      </w:pPr>
      <w:r w:rsidDel="00000000" w:rsidR="00000000" w:rsidRPr="00000000">
        <w:rPr>
          <w:rtl w:val="0"/>
        </w:rPr>
        <w:t xml:space="preserve">Mutogen chemical</w:t>
      </w:r>
    </w:p>
    <w:p w:rsidR="00000000" w:rsidDel="00000000" w:rsidP="00000000" w:rsidRDefault="00000000" w:rsidRPr="00000000" w14:paraId="0000012E">
      <w:pPr>
        <w:numPr>
          <w:ilvl w:val="0"/>
          <w:numId w:val="18"/>
        </w:numPr>
        <w:spacing w:after="0" w:before="0" w:line="331.2" w:lineRule="auto"/>
        <w:ind w:left="720" w:hanging="360"/>
        <w:jc w:val="both"/>
        <w:rPr>
          <w:u w:val="none"/>
        </w:rPr>
      </w:pPr>
      <w:r w:rsidDel="00000000" w:rsidR="00000000" w:rsidRPr="00000000">
        <w:rPr>
          <w:rtl w:val="0"/>
        </w:rPr>
        <w:t xml:space="preserve">Thermite</w:t>
      </w:r>
    </w:p>
    <w:p w:rsidR="00000000" w:rsidDel="00000000" w:rsidP="00000000" w:rsidRDefault="00000000" w:rsidRPr="00000000" w14:paraId="0000012F">
      <w:pPr>
        <w:spacing w:after="0" w:before="0" w:line="331.2" w:lineRule="auto"/>
        <w:jc w:val="both"/>
        <w:rPr/>
      </w:pPr>
      <w:r w:rsidDel="00000000" w:rsidR="00000000" w:rsidRPr="00000000">
        <w:rPr>
          <w:rtl w:val="0"/>
        </w:rPr>
      </w:r>
    </w:p>
    <w:p w:rsidR="00000000" w:rsidDel="00000000" w:rsidP="00000000" w:rsidRDefault="00000000" w:rsidRPr="00000000" w14:paraId="00000130">
      <w:pPr>
        <w:spacing w:after="0" w:before="0" w:line="331.2" w:lineRule="auto"/>
        <w:jc w:val="both"/>
        <w:rPr/>
      </w:pPr>
      <w:r w:rsidDel="00000000" w:rsidR="00000000" w:rsidRPr="00000000">
        <w:rPr>
          <w:rtl w:val="0"/>
        </w:rPr>
        <w:t xml:space="preserve">Components:</w:t>
      </w:r>
    </w:p>
    <w:p w:rsidR="00000000" w:rsidDel="00000000" w:rsidP="00000000" w:rsidRDefault="00000000" w:rsidRPr="00000000" w14:paraId="00000131">
      <w:pPr>
        <w:numPr>
          <w:ilvl w:val="0"/>
          <w:numId w:val="15"/>
        </w:numPr>
        <w:spacing w:after="0" w:before="0" w:line="331.2" w:lineRule="auto"/>
        <w:ind w:left="720" w:hanging="360"/>
        <w:jc w:val="both"/>
        <w:rPr>
          <w:u w:val="none"/>
        </w:rPr>
      </w:pPr>
      <w:r w:rsidDel="00000000" w:rsidR="00000000" w:rsidRPr="00000000">
        <w:rPr>
          <w:rtl w:val="0"/>
        </w:rPr>
        <w:t xml:space="preserve">Nanobots</w:t>
        <w:tab/>
      </w:r>
    </w:p>
    <w:p w:rsidR="00000000" w:rsidDel="00000000" w:rsidP="00000000" w:rsidRDefault="00000000" w:rsidRPr="00000000" w14:paraId="00000132">
      <w:pPr>
        <w:numPr>
          <w:ilvl w:val="0"/>
          <w:numId w:val="15"/>
        </w:numPr>
        <w:spacing w:after="0" w:before="0" w:line="331.2" w:lineRule="auto"/>
        <w:ind w:left="720" w:hanging="360"/>
        <w:jc w:val="both"/>
        <w:rPr>
          <w:u w:val="none"/>
        </w:rPr>
      </w:pPr>
      <w:r w:rsidDel="00000000" w:rsidR="00000000" w:rsidRPr="00000000">
        <w:rPr>
          <w:rtl w:val="0"/>
        </w:rPr>
        <w:t xml:space="preserve">Battery</w:t>
        <w:tab/>
      </w:r>
    </w:p>
    <w:p w:rsidR="00000000" w:rsidDel="00000000" w:rsidP="00000000" w:rsidRDefault="00000000" w:rsidRPr="00000000" w14:paraId="00000133">
      <w:pPr>
        <w:numPr>
          <w:ilvl w:val="0"/>
          <w:numId w:val="15"/>
        </w:numPr>
        <w:spacing w:after="0" w:before="0" w:line="331.2" w:lineRule="auto"/>
        <w:ind w:left="720" w:hanging="360"/>
        <w:jc w:val="both"/>
        <w:rPr>
          <w:u w:val="none"/>
        </w:rPr>
      </w:pPr>
      <w:r w:rsidDel="00000000" w:rsidR="00000000" w:rsidRPr="00000000">
        <w:rPr>
          <w:rtl w:val="0"/>
        </w:rPr>
        <w:t xml:space="preserve">CPU</w:t>
        <w:tab/>
      </w:r>
    </w:p>
    <w:p w:rsidR="00000000" w:rsidDel="00000000" w:rsidP="00000000" w:rsidRDefault="00000000" w:rsidRPr="00000000" w14:paraId="00000134">
      <w:pPr>
        <w:numPr>
          <w:ilvl w:val="0"/>
          <w:numId w:val="15"/>
        </w:numPr>
        <w:spacing w:after="0" w:before="0" w:line="331.2" w:lineRule="auto"/>
        <w:ind w:left="720" w:hanging="360"/>
        <w:jc w:val="both"/>
        <w:rPr>
          <w:u w:val="none"/>
        </w:rPr>
      </w:pPr>
      <w:r w:rsidDel="00000000" w:rsidR="00000000" w:rsidRPr="00000000">
        <w:rPr>
          <w:rtl w:val="0"/>
        </w:rPr>
        <w:t xml:space="preserve">Comm device</w:t>
        <w:tab/>
      </w:r>
    </w:p>
    <w:p w:rsidR="00000000" w:rsidDel="00000000" w:rsidP="00000000" w:rsidRDefault="00000000" w:rsidRPr="00000000" w14:paraId="00000135">
      <w:pPr>
        <w:numPr>
          <w:ilvl w:val="0"/>
          <w:numId w:val="15"/>
        </w:numPr>
        <w:spacing w:after="0" w:before="0" w:line="331.2" w:lineRule="auto"/>
        <w:ind w:left="720" w:hanging="360"/>
        <w:jc w:val="both"/>
        <w:rPr>
          <w:u w:val="none"/>
        </w:rPr>
      </w:pPr>
      <w:r w:rsidDel="00000000" w:rsidR="00000000" w:rsidRPr="00000000">
        <w:rPr>
          <w:rtl w:val="0"/>
        </w:rPr>
        <w:t xml:space="preserve">Stealth coating</w:t>
        <w:tab/>
      </w:r>
    </w:p>
    <w:p w:rsidR="00000000" w:rsidDel="00000000" w:rsidP="00000000" w:rsidRDefault="00000000" w:rsidRPr="00000000" w14:paraId="00000136">
      <w:pPr>
        <w:numPr>
          <w:ilvl w:val="0"/>
          <w:numId w:val="15"/>
        </w:numPr>
        <w:spacing w:after="0" w:before="0" w:line="331.2" w:lineRule="auto"/>
        <w:ind w:left="720" w:hanging="360"/>
        <w:jc w:val="both"/>
        <w:rPr>
          <w:u w:val="none"/>
        </w:rPr>
      </w:pPr>
      <w:r w:rsidDel="00000000" w:rsidR="00000000" w:rsidRPr="00000000">
        <w:rPr>
          <w:rtl w:val="0"/>
        </w:rPr>
        <w:t xml:space="preserve">Carbon plating</w:t>
        <w:tab/>
      </w:r>
    </w:p>
    <w:p w:rsidR="00000000" w:rsidDel="00000000" w:rsidP="00000000" w:rsidRDefault="00000000" w:rsidRPr="00000000" w14:paraId="00000137">
      <w:pPr>
        <w:numPr>
          <w:ilvl w:val="0"/>
          <w:numId w:val="15"/>
        </w:numPr>
        <w:spacing w:after="0" w:before="0" w:line="331.2" w:lineRule="auto"/>
        <w:ind w:left="720" w:hanging="360"/>
        <w:jc w:val="both"/>
        <w:rPr>
          <w:u w:val="none"/>
        </w:rPr>
      </w:pPr>
      <w:r w:rsidDel="00000000" w:rsidR="00000000" w:rsidRPr="00000000">
        <w:rPr>
          <w:rtl w:val="0"/>
        </w:rPr>
        <w:t xml:space="preserve">Pitchfork</w:t>
        <w:tab/>
      </w:r>
    </w:p>
    <w:p w:rsidR="00000000" w:rsidDel="00000000" w:rsidP="00000000" w:rsidRDefault="00000000" w:rsidRPr="00000000" w14:paraId="00000138">
      <w:pPr>
        <w:numPr>
          <w:ilvl w:val="0"/>
          <w:numId w:val="15"/>
        </w:numPr>
        <w:spacing w:after="0" w:before="0" w:line="331.2" w:lineRule="auto"/>
        <w:ind w:left="720" w:hanging="360"/>
        <w:jc w:val="both"/>
        <w:rPr>
          <w:u w:val="none"/>
        </w:rPr>
      </w:pPr>
      <w:r w:rsidDel="00000000" w:rsidR="00000000" w:rsidRPr="00000000">
        <w:rPr>
          <w:rtl w:val="0"/>
        </w:rPr>
        <w:t xml:space="preserve">Zippo lighter</w:t>
        <w:tab/>
      </w:r>
    </w:p>
    <w:p w:rsidR="00000000" w:rsidDel="00000000" w:rsidP="00000000" w:rsidRDefault="00000000" w:rsidRPr="00000000" w14:paraId="00000139">
      <w:pPr>
        <w:numPr>
          <w:ilvl w:val="0"/>
          <w:numId w:val="15"/>
        </w:numPr>
        <w:spacing w:after="0" w:before="0" w:line="331.2" w:lineRule="auto"/>
        <w:ind w:left="720" w:hanging="360"/>
        <w:jc w:val="both"/>
        <w:rPr>
          <w:u w:val="none"/>
        </w:rPr>
      </w:pPr>
      <w:r w:rsidDel="00000000" w:rsidR="00000000" w:rsidRPr="00000000">
        <w:rPr>
          <w:rtl w:val="0"/>
        </w:rPr>
        <w:t xml:space="preserve">Mirror</w:t>
        <w:tab/>
      </w:r>
    </w:p>
    <w:p w:rsidR="00000000" w:rsidDel="00000000" w:rsidP="00000000" w:rsidRDefault="00000000" w:rsidRPr="00000000" w14:paraId="0000013A">
      <w:pPr>
        <w:numPr>
          <w:ilvl w:val="0"/>
          <w:numId w:val="15"/>
        </w:numPr>
        <w:spacing w:after="0" w:before="0" w:line="331.2" w:lineRule="auto"/>
        <w:ind w:left="720" w:hanging="360"/>
        <w:jc w:val="both"/>
        <w:rPr>
          <w:u w:val="none"/>
        </w:rPr>
      </w:pPr>
      <w:r w:rsidDel="00000000" w:rsidR="00000000" w:rsidRPr="00000000">
        <w:rPr>
          <w:rtl w:val="0"/>
        </w:rPr>
        <w:t xml:space="preserve">Selfie stick</w:t>
        <w:tab/>
      </w:r>
    </w:p>
    <w:p w:rsidR="00000000" w:rsidDel="00000000" w:rsidP="00000000" w:rsidRDefault="00000000" w:rsidRPr="00000000" w14:paraId="0000013B">
      <w:pPr>
        <w:numPr>
          <w:ilvl w:val="0"/>
          <w:numId w:val="15"/>
        </w:numPr>
        <w:spacing w:after="0" w:before="0" w:line="331.2" w:lineRule="auto"/>
        <w:ind w:left="720" w:hanging="360"/>
        <w:jc w:val="both"/>
        <w:rPr>
          <w:u w:val="none"/>
        </w:rPr>
      </w:pPr>
      <w:r w:rsidDel="00000000" w:rsidR="00000000" w:rsidRPr="00000000">
        <w:rPr>
          <w:rtl w:val="0"/>
        </w:rPr>
        <w:t xml:space="preserve">Sensor array</w:t>
        <w:tab/>
      </w:r>
    </w:p>
    <w:p w:rsidR="00000000" w:rsidDel="00000000" w:rsidP="00000000" w:rsidRDefault="00000000" w:rsidRPr="00000000" w14:paraId="0000013C">
      <w:pPr>
        <w:numPr>
          <w:ilvl w:val="0"/>
          <w:numId w:val="15"/>
        </w:numPr>
        <w:spacing w:after="0" w:before="0" w:line="331.2" w:lineRule="auto"/>
        <w:ind w:left="720" w:hanging="360"/>
        <w:jc w:val="both"/>
        <w:rPr>
          <w:u w:val="none"/>
        </w:rPr>
      </w:pPr>
      <w:r w:rsidDel="00000000" w:rsidR="00000000" w:rsidRPr="00000000">
        <w:rPr>
          <w:rtl w:val="0"/>
        </w:rPr>
        <w:t xml:space="preserve">Laser</w:t>
        <w:tab/>
      </w:r>
    </w:p>
    <w:p w:rsidR="00000000" w:rsidDel="00000000" w:rsidP="00000000" w:rsidRDefault="00000000" w:rsidRPr="00000000" w14:paraId="0000013D">
      <w:pPr>
        <w:numPr>
          <w:ilvl w:val="0"/>
          <w:numId w:val="15"/>
        </w:numPr>
        <w:spacing w:after="0" w:before="0" w:line="331.2" w:lineRule="auto"/>
        <w:ind w:left="720" w:hanging="360"/>
        <w:jc w:val="both"/>
        <w:rPr>
          <w:u w:val="none"/>
        </w:rPr>
      </w:pPr>
      <w:r w:rsidDel="00000000" w:rsidR="00000000" w:rsidRPr="00000000">
        <w:rPr>
          <w:rtl w:val="0"/>
        </w:rPr>
        <w:t xml:space="preserve">Scope</w:t>
        <w:tab/>
      </w:r>
    </w:p>
    <w:p w:rsidR="00000000" w:rsidDel="00000000" w:rsidP="00000000" w:rsidRDefault="00000000" w:rsidRPr="00000000" w14:paraId="0000013E">
      <w:pPr>
        <w:numPr>
          <w:ilvl w:val="0"/>
          <w:numId w:val="15"/>
        </w:numPr>
        <w:spacing w:after="0" w:before="0" w:line="331.2" w:lineRule="auto"/>
        <w:ind w:left="720" w:hanging="360"/>
        <w:jc w:val="both"/>
        <w:rPr>
          <w:u w:val="none"/>
        </w:rPr>
      </w:pPr>
      <w:r w:rsidDel="00000000" w:rsidR="00000000" w:rsidRPr="00000000">
        <w:rPr>
          <w:rtl w:val="0"/>
        </w:rPr>
        <w:t xml:space="preserve">Cooling system</w:t>
        <w:tab/>
      </w:r>
    </w:p>
    <w:p w:rsidR="00000000" w:rsidDel="00000000" w:rsidP="00000000" w:rsidRDefault="00000000" w:rsidRPr="00000000" w14:paraId="0000013F">
      <w:pPr>
        <w:numPr>
          <w:ilvl w:val="0"/>
          <w:numId w:val="15"/>
        </w:numPr>
        <w:spacing w:after="0" w:before="0" w:line="331.2" w:lineRule="auto"/>
        <w:ind w:left="720" w:hanging="360"/>
        <w:jc w:val="both"/>
        <w:rPr>
          <w:u w:val="none"/>
        </w:rPr>
      </w:pPr>
      <w:r w:rsidDel="00000000" w:rsidR="00000000" w:rsidRPr="00000000">
        <w:rPr>
          <w:rtl w:val="0"/>
        </w:rPr>
        <w:t xml:space="preserve">Crystal ball</w:t>
        <w:tab/>
      </w:r>
    </w:p>
    <w:p w:rsidR="00000000" w:rsidDel="00000000" w:rsidP="00000000" w:rsidRDefault="00000000" w:rsidRPr="00000000" w14:paraId="00000140">
      <w:pPr>
        <w:numPr>
          <w:ilvl w:val="0"/>
          <w:numId w:val="15"/>
        </w:numPr>
        <w:spacing w:after="0" w:before="0" w:line="331.2" w:lineRule="auto"/>
        <w:ind w:left="720" w:hanging="360"/>
        <w:jc w:val="both"/>
        <w:rPr>
          <w:u w:val="none"/>
        </w:rPr>
      </w:pPr>
      <w:r w:rsidDel="00000000" w:rsidR="00000000" w:rsidRPr="00000000">
        <w:rPr>
          <w:rtl w:val="0"/>
        </w:rPr>
        <w:t xml:space="preserve">Microchip</w:t>
        <w:tab/>
      </w:r>
    </w:p>
    <w:p w:rsidR="00000000" w:rsidDel="00000000" w:rsidP="00000000" w:rsidRDefault="00000000" w:rsidRPr="00000000" w14:paraId="00000141">
      <w:pPr>
        <w:numPr>
          <w:ilvl w:val="0"/>
          <w:numId w:val="15"/>
        </w:numPr>
        <w:spacing w:after="0" w:before="0" w:line="331.2" w:lineRule="auto"/>
        <w:ind w:left="720" w:hanging="360"/>
        <w:jc w:val="both"/>
        <w:rPr>
          <w:u w:val="none"/>
        </w:rPr>
      </w:pPr>
      <w:r w:rsidDel="00000000" w:rsidR="00000000" w:rsidRPr="00000000">
        <w:rPr>
          <w:rtl w:val="0"/>
        </w:rPr>
        <w:t xml:space="preserve">Gas mask</w:t>
        <w:tab/>
      </w:r>
    </w:p>
    <w:p w:rsidR="00000000" w:rsidDel="00000000" w:rsidP="00000000" w:rsidRDefault="00000000" w:rsidRPr="00000000" w14:paraId="00000142">
      <w:pPr>
        <w:numPr>
          <w:ilvl w:val="0"/>
          <w:numId w:val="15"/>
        </w:numPr>
        <w:spacing w:after="0" w:before="0" w:line="331.2" w:lineRule="auto"/>
        <w:ind w:left="720" w:hanging="360"/>
        <w:jc w:val="both"/>
        <w:rPr>
          <w:u w:val="none"/>
        </w:rPr>
      </w:pPr>
      <w:r w:rsidDel="00000000" w:rsidR="00000000" w:rsidRPr="00000000">
        <w:rPr>
          <w:rtl w:val="0"/>
        </w:rPr>
        <w:t xml:space="preserve">Syringe</w:t>
        <w:tab/>
      </w:r>
    </w:p>
    <w:p w:rsidR="00000000" w:rsidDel="00000000" w:rsidP="00000000" w:rsidRDefault="00000000" w:rsidRPr="00000000" w14:paraId="00000143">
      <w:pPr>
        <w:numPr>
          <w:ilvl w:val="0"/>
          <w:numId w:val="15"/>
        </w:numPr>
        <w:spacing w:after="0" w:before="0" w:line="331.2" w:lineRule="auto"/>
        <w:ind w:left="720" w:hanging="360"/>
        <w:jc w:val="both"/>
        <w:rPr>
          <w:u w:val="none"/>
        </w:rPr>
      </w:pPr>
      <w:r w:rsidDel="00000000" w:rsidR="00000000" w:rsidRPr="00000000">
        <w:rPr>
          <w:rtl w:val="0"/>
        </w:rPr>
        <w:t xml:space="preserve">Katana</w:t>
        <w:tab/>
      </w:r>
    </w:p>
    <w:p w:rsidR="00000000" w:rsidDel="00000000" w:rsidP="00000000" w:rsidRDefault="00000000" w:rsidRPr="00000000" w14:paraId="00000144">
      <w:pPr>
        <w:numPr>
          <w:ilvl w:val="0"/>
          <w:numId w:val="15"/>
        </w:numPr>
        <w:spacing w:after="0" w:before="0" w:line="331.2" w:lineRule="auto"/>
        <w:ind w:left="720" w:hanging="360"/>
        <w:jc w:val="both"/>
        <w:rPr>
          <w:u w:val="none"/>
        </w:rPr>
      </w:pPr>
      <w:r w:rsidDel="00000000" w:rsidR="00000000" w:rsidRPr="00000000">
        <w:rPr>
          <w:rtl w:val="0"/>
        </w:rPr>
        <w:t xml:space="preserve">Nails</w:t>
        <w:tab/>
      </w:r>
    </w:p>
    <w:p w:rsidR="00000000" w:rsidDel="00000000" w:rsidP="00000000" w:rsidRDefault="00000000" w:rsidRPr="00000000" w14:paraId="00000145">
      <w:pPr>
        <w:numPr>
          <w:ilvl w:val="0"/>
          <w:numId w:val="15"/>
        </w:numPr>
        <w:spacing w:after="0" w:before="0" w:line="331.2" w:lineRule="auto"/>
        <w:ind w:left="720" w:hanging="360"/>
        <w:jc w:val="both"/>
        <w:rPr>
          <w:u w:val="none"/>
        </w:rPr>
      </w:pPr>
      <w:r w:rsidDel="00000000" w:rsidR="00000000" w:rsidRPr="00000000">
        <w:rPr>
          <w:rtl w:val="0"/>
        </w:rPr>
        <w:t xml:space="preserve">Nuclear Core</w:t>
        <w:tab/>
      </w:r>
    </w:p>
    <w:p w:rsidR="00000000" w:rsidDel="00000000" w:rsidP="00000000" w:rsidRDefault="00000000" w:rsidRPr="00000000" w14:paraId="00000146">
      <w:pPr>
        <w:numPr>
          <w:ilvl w:val="0"/>
          <w:numId w:val="15"/>
        </w:numPr>
        <w:spacing w:after="0" w:before="0" w:line="331.2" w:lineRule="auto"/>
        <w:ind w:left="720" w:hanging="360"/>
        <w:jc w:val="both"/>
        <w:rPr>
          <w:u w:val="none"/>
        </w:rPr>
      </w:pPr>
      <w:r w:rsidDel="00000000" w:rsidR="00000000" w:rsidRPr="00000000">
        <w:rPr>
          <w:rtl w:val="0"/>
        </w:rPr>
        <w:t xml:space="preserve">Fusion Core</w:t>
        <w:tab/>
      </w:r>
    </w:p>
    <w:p w:rsidR="00000000" w:rsidDel="00000000" w:rsidP="00000000" w:rsidRDefault="00000000" w:rsidRPr="00000000" w14:paraId="00000147">
      <w:pPr>
        <w:numPr>
          <w:ilvl w:val="0"/>
          <w:numId w:val="15"/>
        </w:numPr>
        <w:spacing w:after="0" w:before="0" w:line="331.2" w:lineRule="auto"/>
        <w:ind w:left="720" w:hanging="360"/>
        <w:jc w:val="both"/>
        <w:rPr>
          <w:u w:val="none"/>
        </w:rPr>
      </w:pPr>
      <w:r w:rsidDel="00000000" w:rsidR="00000000" w:rsidRPr="00000000">
        <w:rPr>
          <w:rtl w:val="0"/>
        </w:rPr>
        <w:t xml:space="preserve">High Frequency Antenna</w:t>
        <w:tab/>
      </w:r>
    </w:p>
    <w:p w:rsidR="00000000" w:rsidDel="00000000" w:rsidP="00000000" w:rsidRDefault="00000000" w:rsidRPr="00000000" w14:paraId="00000148">
      <w:pPr>
        <w:numPr>
          <w:ilvl w:val="0"/>
          <w:numId w:val="15"/>
        </w:numPr>
        <w:spacing w:after="0" w:before="0" w:line="331.2" w:lineRule="auto"/>
        <w:ind w:left="720" w:hanging="360"/>
        <w:jc w:val="both"/>
        <w:rPr>
          <w:u w:val="none"/>
        </w:rPr>
      </w:pPr>
      <w:r w:rsidDel="00000000" w:rsidR="00000000" w:rsidRPr="00000000">
        <w:rPr>
          <w:rtl w:val="0"/>
        </w:rPr>
        <w:t xml:space="preserve">Screwdriver</w:t>
        <w:tab/>
      </w:r>
    </w:p>
    <w:p w:rsidR="00000000" w:rsidDel="00000000" w:rsidP="00000000" w:rsidRDefault="00000000" w:rsidRPr="00000000" w14:paraId="00000149">
      <w:pPr>
        <w:numPr>
          <w:ilvl w:val="0"/>
          <w:numId w:val="15"/>
        </w:numPr>
        <w:spacing w:after="0" w:before="0" w:line="331.2" w:lineRule="auto"/>
        <w:ind w:left="720" w:hanging="360"/>
        <w:jc w:val="both"/>
        <w:rPr>
          <w:u w:val="none"/>
        </w:rPr>
      </w:pPr>
      <w:r w:rsidDel="00000000" w:rsidR="00000000" w:rsidRPr="00000000">
        <w:rPr>
          <w:rtl w:val="0"/>
        </w:rPr>
        <w:t xml:space="preserve">Magnet System</w:t>
      </w:r>
      <w:r w:rsidDel="00000000" w:rsidR="00000000" w:rsidRPr="00000000">
        <w:rPr>
          <w:rtl w:val="0"/>
        </w:rPr>
      </w:r>
    </w:p>
    <w:p w:rsidR="00000000" w:rsidDel="00000000" w:rsidP="00000000" w:rsidRDefault="00000000" w:rsidRPr="00000000" w14:paraId="0000014A">
      <w:pPr>
        <w:spacing w:after="0" w:before="0" w:line="331.2" w:lineRule="auto"/>
        <w:rPr/>
      </w:pPr>
      <w:r w:rsidDel="00000000" w:rsidR="00000000" w:rsidRPr="00000000">
        <w:rPr>
          <w:rtl w:val="0"/>
        </w:rPr>
      </w:r>
    </w:p>
    <w:p w:rsidR="00000000" w:rsidDel="00000000" w:rsidP="00000000" w:rsidRDefault="00000000" w:rsidRPr="00000000" w14:paraId="0000014B">
      <w:pPr>
        <w:pStyle w:val="Heading2"/>
        <w:keepNext w:val="0"/>
        <w:keepLines w:val="0"/>
        <w:pageBreakBefore w:val="0"/>
        <w:spacing w:after="0" w:before="0" w:line="331.2" w:lineRule="auto"/>
        <w:jc w:val="both"/>
        <w:rPr>
          <w:b w:val="1"/>
        </w:rPr>
      </w:pPr>
      <w:bookmarkStart w:colFirst="0" w:colLast="0" w:name="_3xryma9at9wt" w:id="32"/>
      <w:bookmarkEnd w:id="32"/>
      <w:r w:rsidDel="00000000" w:rsidR="00000000" w:rsidRPr="00000000">
        <w:rPr>
          <w:b w:val="1"/>
          <w:rtl w:val="0"/>
        </w:rPr>
        <w:t xml:space="preserve">4.2. Crafting</w:t>
      </w:r>
    </w:p>
    <w:p w:rsidR="00000000" w:rsidDel="00000000" w:rsidP="00000000" w:rsidRDefault="00000000" w:rsidRPr="00000000" w14:paraId="0000014C">
      <w:pPr>
        <w:pageBreakBefore w:val="0"/>
        <w:spacing w:after="0" w:before="0" w:line="331.2" w:lineRule="auto"/>
        <w:jc w:val="both"/>
        <w:rPr/>
      </w:pPr>
      <w:r w:rsidDel="00000000" w:rsidR="00000000" w:rsidRPr="00000000">
        <w:rPr>
          <w:rtl w:val="0"/>
        </w:rPr>
        <w:t xml:space="preserve">With 25 Raw Materials, 25 Components and currently, at least 3 Facilities, the player is currently allowed to craft Gear cards. To process Raw Material, a Facility will be occupied for a certain amount of time, and will lock the Facility until the Raw Material is processed or the process is canceled.</w:t>
      </w:r>
    </w:p>
    <w:p w:rsidR="00000000" w:rsidDel="00000000" w:rsidP="00000000" w:rsidRDefault="00000000" w:rsidRPr="00000000" w14:paraId="0000014D">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4E">
      <w:pPr>
        <w:pageBreakBefore w:val="0"/>
        <w:spacing w:after="0" w:before="0" w:line="331.2" w:lineRule="auto"/>
        <w:jc w:val="both"/>
        <w:rPr/>
      </w:pPr>
      <w:r w:rsidDel="00000000" w:rsidR="00000000" w:rsidRPr="00000000">
        <w:rPr>
          <w:rtl w:val="0"/>
        </w:rPr>
        <w:t xml:space="preserve">Raw Materials may be processed into more complex Components, creating a Currency sink that the player can spend as much Currency on as they want to get Gear cards back. Since Gear cards are used in regular gameplay, crafting is an integral part of the player’s strategy, to obtain the Gear cards that they need to play out their plan.</w:t>
      </w:r>
    </w:p>
    <w:p w:rsidR="00000000" w:rsidDel="00000000" w:rsidP="00000000" w:rsidRDefault="00000000" w:rsidRPr="00000000" w14:paraId="0000014F">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50">
      <w:pPr>
        <w:pageBreakBefore w:val="0"/>
        <w:spacing w:after="0" w:before="0" w:line="331.2" w:lineRule="auto"/>
        <w:jc w:val="both"/>
        <w:rPr/>
      </w:pPr>
      <w:r w:rsidDel="00000000" w:rsidR="00000000" w:rsidRPr="00000000">
        <w:rPr>
          <w:rtl w:val="0"/>
        </w:rPr>
        <w:t xml:space="preserve">Each Gear card has a specific cost of Raw Materials AND/OR Components, which must be spent to craft it.</w:t>
      </w:r>
      <w:r w:rsidDel="00000000" w:rsidR="00000000" w:rsidRPr="00000000">
        <w:rPr>
          <w:rtl w:val="0"/>
        </w:rPr>
      </w:r>
    </w:p>
    <w:p w:rsidR="00000000" w:rsidDel="00000000" w:rsidP="00000000" w:rsidRDefault="00000000" w:rsidRPr="00000000" w14:paraId="00000151">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52">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53">
      <w:pPr>
        <w:pageBreakBefore w:val="0"/>
        <w:spacing w:after="0" w:before="0" w:line="331.2"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54">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55">
      <w:pPr>
        <w:pStyle w:val="Heading1"/>
        <w:keepNext w:val="0"/>
        <w:keepLines w:val="0"/>
        <w:pageBreakBefore w:val="0"/>
        <w:spacing w:after="0" w:before="0" w:line="331.2" w:lineRule="auto"/>
        <w:jc w:val="both"/>
        <w:rPr>
          <w:b w:val="1"/>
        </w:rPr>
      </w:pPr>
      <w:bookmarkStart w:colFirst="0" w:colLast="0" w:name="_2ok3hv9upuzd" w:id="33"/>
      <w:bookmarkEnd w:id="33"/>
      <w:r w:rsidDel="00000000" w:rsidR="00000000" w:rsidRPr="00000000">
        <w:rPr>
          <w:b w:val="1"/>
          <w:rtl w:val="0"/>
        </w:rPr>
        <w:t xml:space="preserve">5</w:t>
      </w:r>
      <w:r w:rsidDel="00000000" w:rsidR="00000000" w:rsidRPr="00000000">
        <w:rPr>
          <w:b w:val="1"/>
          <w:rtl w:val="0"/>
        </w:rPr>
        <w:t xml:space="preserve">. </w:t>
      </w:r>
      <w:commentRangeStart w:id="14"/>
      <w:r w:rsidDel="00000000" w:rsidR="00000000" w:rsidRPr="00000000">
        <w:rPr>
          <w:b w:val="1"/>
          <w:rtl w:val="0"/>
        </w:rPr>
        <w:t xml:space="preserve">USP</w:t>
      </w:r>
      <w:commentRangeEnd w:id="14"/>
      <w:r w:rsidDel="00000000" w:rsidR="00000000" w:rsidRPr="00000000">
        <w:commentReference w:id="14"/>
      </w:r>
      <w:r w:rsidDel="00000000" w:rsidR="00000000" w:rsidRPr="00000000">
        <w:rPr>
          <w:b w:val="1"/>
          <w:rtl w:val="0"/>
        </w:rPr>
        <w:t xml:space="preserve">: Time travel</w:t>
      </w:r>
    </w:p>
    <w:p w:rsidR="00000000" w:rsidDel="00000000" w:rsidP="00000000" w:rsidRDefault="00000000" w:rsidRPr="00000000" w14:paraId="00000156">
      <w:pPr>
        <w:pageBreakBefore w:val="0"/>
        <w:spacing w:after="0" w:before="0" w:line="331.2" w:lineRule="auto"/>
        <w:jc w:val="both"/>
        <w:rPr/>
      </w:pPr>
      <w:r w:rsidDel="00000000" w:rsidR="00000000" w:rsidRPr="00000000">
        <w:rPr>
          <w:rtl w:val="0"/>
        </w:rPr>
        <w:t xml:space="preserve">Time travel is the focus of both the game’s lore and gameplay. The game is built to give players an easy-to-learn, hard-to-master structure to play through a fun, engaging time-traveling battle. Players are rewarded for understanding the underlying mechanics of moving Upstream and Downstream, in addition to using Turnpoint cards and their associated effects with Spin Agenda. </w:t>
      </w:r>
    </w:p>
    <w:p w:rsidR="00000000" w:rsidDel="00000000" w:rsidP="00000000" w:rsidRDefault="00000000" w:rsidRPr="00000000" w14:paraId="00000157">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58">
      <w:pPr>
        <w:pStyle w:val="Heading2"/>
        <w:keepNext w:val="0"/>
        <w:keepLines w:val="0"/>
        <w:pageBreakBefore w:val="0"/>
        <w:spacing w:after="0" w:before="0" w:line="331.2" w:lineRule="auto"/>
        <w:ind w:left="0" w:firstLine="0"/>
        <w:jc w:val="both"/>
        <w:rPr>
          <w:b w:val="1"/>
        </w:rPr>
      </w:pPr>
      <w:bookmarkStart w:colFirst="0" w:colLast="0" w:name="_awqpfofynrx2" w:id="34"/>
      <w:bookmarkEnd w:id="34"/>
      <w:r w:rsidDel="00000000" w:rsidR="00000000" w:rsidRPr="00000000">
        <w:rPr>
          <w:b w:val="1"/>
          <w:rtl w:val="0"/>
        </w:rPr>
        <w:t xml:space="preserve">5</w:t>
      </w:r>
      <w:r w:rsidDel="00000000" w:rsidR="00000000" w:rsidRPr="00000000">
        <w:rPr>
          <w:b w:val="1"/>
          <w:rtl w:val="0"/>
        </w:rPr>
        <w:t xml:space="preserve">.1. USP General Description</w:t>
      </w:r>
    </w:p>
    <w:p w:rsidR="00000000" w:rsidDel="00000000" w:rsidP="00000000" w:rsidRDefault="00000000" w:rsidRPr="00000000" w14:paraId="00000159">
      <w:pPr>
        <w:pageBreakBefore w:val="0"/>
        <w:spacing w:after="0" w:before="0" w:line="331.2" w:lineRule="auto"/>
        <w:jc w:val="both"/>
        <w:rPr/>
      </w:pPr>
      <w:r w:rsidDel="00000000" w:rsidR="00000000" w:rsidRPr="00000000">
        <w:rPr>
          <w:rtl w:val="0"/>
        </w:rPr>
        <w:t xml:space="preserve">Time travel is expressed through the Board being divided into a 2x6 grid of Streams and Centuries respectively, and letting the Operators and Controllers move between them. Since Abilities are usually only applied to the Century AND Stream where an Operator or Controller resides, moving between slices of time is imperative for a winning strategy.</w:t>
      </w:r>
    </w:p>
    <w:p w:rsidR="00000000" w:rsidDel="00000000" w:rsidP="00000000" w:rsidRDefault="00000000" w:rsidRPr="00000000" w14:paraId="0000015A">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5B">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5C">
      <w:pPr>
        <w:pStyle w:val="Heading2"/>
        <w:pageBreakBefore w:val="0"/>
        <w:spacing w:after="0" w:before="0" w:line="331.2" w:lineRule="auto"/>
        <w:jc w:val="both"/>
        <w:rPr>
          <w:b w:val="1"/>
        </w:rPr>
      </w:pPr>
      <w:bookmarkStart w:colFirst="0" w:colLast="0" w:name="_96crmoduvluy" w:id="35"/>
      <w:bookmarkEnd w:id="35"/>
      <w:r w:rsidDel="00000000" w:rsidR="00000000" w:rsidRPr="00000000">
        <w:rPr>
          <w:b w:val="1"/>
          <w:rtl w:val="0"/>
        </w:rPr>
        <w:t xml:space="preserve">5</w:t>
      </w:r>
      <w:r w:rsidDel="00000000" w:rsidR="00000000" w:rsidRPr="00000000">
        <w:rPr>
          <w:b w:val="1"/>
          <w:rtl w:val="0"/>
        </w:rPr>
        <w:t xml:space="preserve">.2. USP Gameplay Impact</w:t>
      </w:r>
    </w:p>
    <w:p w:rsidR="00000000" w:rsidDel="00000000" w:rsidP="00000000" w:rsidRDefault="00000000" w:rsidRPr="00000000" w14:paraId="0000015D">
      <w:pPr>
        <w:pageBreakBefore w:val="0"/>
        <w:spacing w:after="0" w:before="0" w:line="331.2" w:lineRule="auto"/>
        <w:jc w:val="both"/>
        <w:rPr/>
      </w:pPr>
      <w:r w:rsidDel="00000000" w:rsidR="00000000" w:rsidRPr="00000000">
        <w:rPr>
          <w:rtl w:val="0"/>
        </w:rPr>
        <w:t xml:space="preserve">The players are presented with 2 main time-travel mechanics:</w:t>
      </w:r>
    </w:p>
    <w:p w:rsidR="00000000" w:rsidDel="00000000" w:rsidP="00000000" w:rsidRDefault="00000000" w:rsidRPr="00000000" w14:paraId="0000015E">
      <w:pPr>
        <w:pageBreakBefore w:val="0"/>
        <w:numPr>
          <w:ilvl w:val="0"/>
          <w:numId w:val="8"/>
        </w:numPr>
        <w:spacing w:after="0" w:before="0" w:line="331.2" w:lineRule="auto"/>
        <w:ind w:left="720" w:hanging="360"/>
        <w:jc w:val="both"/>
        <w:rPr/>
      </w:pPr>
      <w:r w:rsidDel="00000000" w:rsidR="00000000" w:rsidRPr="00000000">
        <w:rPr>
          <w:rtl w:val="0"/>
        </w:rPr>
        <w:t xml:space="preserve">Moving Upstream/Downstream</w:t>
      </w:r>
    </w:p>
    <w:p w:rsidR="00000000" w:rsidDel="00000000" w:rsidP="00000000" w:rsidRDefault="00000000" w:rsidRPr="00000000" w14:paraId="0000015F">
      <w:pPr>
        <w:pageBreakBefore w:val="0"/>
        <w:numPr>
          <w:ilvl w:val="0"/>
          <w:numId w:val="8"/>
        </w:numPr>
        <w:spacing w:after="0" w:before="0" w:line="331.2" w:lineRule="auto"/>
        <w:ind w:left="720" w:hanging="360"/>
        <w:jc w:val="both"/>
        <w:rPr/>
      </w:pPr>
      <w:r w:rsidDel="00000000" w:rsidR="00000000" w:rsidRPr="00000000">
        <w:rPr>
          <w:rtl w:val="0"/>
        </w:rPr>
        <w:t xml:space="preserve">Spin Agenda</w:t>
      </w:r>
    </w:p>
    <w:p w:rsidR="00000000" w:rsidDel="00000000" w:rsidP="00000000" w:rsidRDefault="00000000" w:rsidRPr="00000000" w14:paraId="00000160">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61">
      <w:pPr>
        <w:pageBreakBefore w:val="0"/>
        <w:spacing w:after="0" w:before="0" w:line="331.2" w:lineRule="auto"/>
        <w:jc w:val="both"/>
        <w:rPr/>
      </w:pPr>
      <w:r w:rsidDel="00000000" w:rsidR="00000000" w:rsidRPr="00000000">
        <w:rPr>
          <w:rtl w:val="0"/>
        </w:rPr>
        <w:t xml:space="preserve">Using these mechanics, the player can change the game state drastically. Spin Agenda can be used for both Streams, by any player, meaning that they can alter the game state of their opponent as well, and players need to keep this in mind. Other special Abilities may also change the Streams’ and Century’s behavio</w:t>
      </w:r>
      <w:del w:author="Nerd Monkeys" w:id="11" w:date="2022-07-23T14:30:06Z">
        <w:r w:rsidDel="00000000" w:rsidR="00000000" w:rsidRPr="00000000">
          <w:rPr>
            <w:rtl w:val="0"/>
          </w:rPr>
          <w:delText xml:space="preserve">u</w:delText>
        </w:r>
      </w:del>
      <w:r w:rsidDel="00000000" w:rsidR="00000000" w:rsidRPr="00000000">
        <w:rPr>
          <w:rtl w:val="0"/>
        </w:rPr>
        <w:t xml:space="preserve">rs, so there are many viable combinations for players to arrive at a desirable state and to disrupt their opponents’ strategies.</w:t>
      </w:r>
      <w:r w:rsidDel="00000000" w:rsidR="00000000" w:rsidRPr="00000000">
        <w:rPr>
          <w:rtl w:val="0"/>
        </w:rPr>
      </w:r>
    </w:p>
    <w:p w:rsidR="00000000" w:rsidDel="00000000" w:rsidP="00000000" w:rsidRDefault="00000000" w:rsidRPr="00000000" w14:paraId="00000162">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63">
      <w:pPr>
        <w:pStyle w:val="Heading2"/>
        <w:pageBreakBefore w:val="0"/>
        <w:spacing w:after="0" w:before="0" w:line="331.2" w:lineRule="auto"/>
        <w:jc w:val="both"/>
        <w:rPr>
          <w:b w:val="1"/>
        </w:rPr>
      </w:pPr>
      <w:bookmarkStart w:colFirst="0" w:colLast="0" w:name="_bhqnfpnqsy23" w:id="36"/>
      <w:bookmarkEnd w:id="36"/>
      <w:r w:rsidDel="00000000" w:rsidR="00000000" w:rsidRPr="00000000">
        <w:rPr>
          <w:rtl w:val="0"/>
        </w:rPr>
      </w:r>
    </w:p>
    <w:p w:rsidR="00000000" w:rsidDel="00000000" w:rsidP="00000000" w:rsidRDefault="00000000" w:rsidRPr="00000000" w14:paraId="00000164">
      <w:pPr>
        <w:pageBreakBefore w:val="0"/>
        <w:spacing w:after="0" w:before="0" w:line="331.2" w:lineRule="auto"/>
        <w:jc w:val="both"/>
        <w:rPr/>
      </w:pPr>
      <w:r w:rsidDel="00000000" w:rsidR="00000000" w:rsidRPr="00000000">
        <w:rPr>
          <w:rtl w:val="0"/>
        </w:rPr>
      </w:r>
    </w:p>
    <w:p w:rsidR="00000000" w:rsidDel="00000000" w:rsidP="00000000" w:rsidRDefault="00000000" w:rsidRPr="00000000" w14:paraId="00000165">
      <w:pPr>
        <w:pageBreakBefore w:val="0"/>
        <w:spacing w:after="0" w:before="0" w:line="331.2" w:lineRule="auto"/>
        <w:jc w:val="both"/>
        <w:rPr>
          <w:highlight w:val="yellow"/>
        </w:rPr>
      </w:pPr>
      <w:r w:rsidDel="00000000" w:rsidR="00000000" w:rsidRPr="00000000">
        <w:rPr>
          <w:rtl w:val="0"/>
        </w:rPr>
      </w:r>
    </w:p>
    <w:sectPr>
      <w:headerReference r:id="rId11"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lya Dorman" w:id="12" w:date="2022-07-30T14:09:53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of course will grow</w:t>
      </w:r>
    </w:p>
  </w:comment>
  <w:comment w:author="Ilya Dorman" w:id="13" w:date="2022-07-30T14:09:27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it be mentioned that it is crypto?</w:t>
      </w:r>
    </w:p>
  </w:comment>
  <w:comment w:author="Ilya Dorman" w:id="11" w:date="2022-07-30T13:32:54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would be a better name</w:t>
      </w:r>
    </w:p>
  </w:comment>
  <w:comment w:author="Ilya Dorman" w:id="10" w:date="2022-07-30T13:32:26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always, sometimes they agave an ongoing effect that starts once deployed.</w:t>
      </w:r>
    </w:p>
  </w:comment>
  <w:comment w:author="Ilya Dorman" w:id="0" w:date="2022-07-23T14:08:09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Steam has a hard ban on NFTs</w:t>
      </w:r>
    </w:p>
  </w:comment>
  <w:comment w:author="Nerd Monkeys" w:id="1" w:date="2022-07-23T14:27:14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Epic Store then?</w:t>
      </w:r>
    </w:p>
  </w:comment>
  <w:comment w:author="Ilya Dorman" w:id="9" w:date="2022-07-30T13:31:38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are always attached to the Op, they are only separate in the deck building stage.</w:t>
      </w:r>
    </w:p>
  </w:comment>
  <w:comment w:author="Ilya Dorman" w:id="2" w:date="2022-07-23T14:09:20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meant all 8</w:t>
      </w:r>
    </w:p>
  </w:comment>
  <w:comment w:author="Nerd Monkeys" w:id="3" w:date="2022-07-23T14:29:22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 I think I did, but don't be afraid to change it directly and then use these side comment things that show up to leave your comments. ;)</w:t>
      </w:r>
    </w:p>
  </w:comment>
  <w:comment w:author="Ilya Dorman" w:id="8" w:date="2022-07-30T13:18:1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like the gear is on the board, when it is attached to the operators.</w:t>
      </w:r>
    </w:p>
  </w:comment>
  <w:comment w:author="Ilya Dorman" w:id="4" w:date="2022-07-30T13:16:18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will have to have a zoom functionality. As you saw in the playtesting, it happens often that most of the action is focused in 1 or 2 turnpoints, so it will make things easier and clearer.</w:t>
      </w:r>
    </w:p>
  </w:comment>
  <w:comment w:author="Nerd Monkeys" w:id="5" w:date="2022-08-02T16:12:18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Zoom as in overall feel and UX of the board usage, is this what you mean? Do you want to include this on the doc?</w:t>
      </w:r>
    </w:p>
  </w:comment>
  <w:comment w:author="Ilya Dorman" w:id="6" w:date="2022-08-02T16:49:01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 mean that you can functionally zoom in on specific turnpoints or centuries to have a better overview.</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no need in the doc, it was more for you tho know.</w:t>
      </w:r>
    </w:p>
  </w:comment>
  <w:comment w:author="Nerd Monkeys" w:id="7" w:date="2022-08-02T17:06:36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figured it was an overall comment but I just wanted to make sure =)</w:t>
      </w:r>
    </w:p>
  </w:comment>
  <w:comment w:author="Ilya Dorman" w:id="14" w:date="2022-07-30T14:10:55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Style w:val="Subtitle"/>
      <w:jc w:val="center"/>
      <w:rPr>
        <w:color w:val="e6b8af"/>
      </w:rPr>
    </w:pPr>
    <w:bookmarkStart w:colFirst="0" w:colLast="0" w:name="_6hb8ugtim8si" w:id="37"/>
    <w:bookmarkEnd w:id="37"/>
    <w:r w:rsidDel="00000000" w:rsidR="00000000" w:rsidRPr="00000000">
      <w:rPr>
        <w:color w:val="e6b8af"/>
        <w:rtl w:val="0"/>
      </w:rPr>
      <w:t xml:space="preserve">DRAFT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